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AE1257C" w14:textId="77777777" w:rsidR="00362D00" w:rsidRPr="00873E08" w:rsidRDefault="00362D00" w:rsidP="00362D00">
      <w:pPr>
        <w:pStyle w:val="Heading1"/>
        <w:jc w:val="center"/>
        <w:rPr>
          <w:rFonts w:ascii="Arial" w:hAnsi="Arial" w:cs="Arial"/>
          <w:b/>
          <w:sz w:val="44"/>
          <w:lang w:val="en-US"/>
        </w:rPr>
      </w:pPr>
      <w:r w:rsidRPr="00873E08">
        <w:rPr>
          <w:rFonts w:ascii="Arial" w:hAnsi="Arial" w:cs="Arial"/>
          <w:b/>
          <w:sz w:val="44"/>
          <w:lang w:val="en-US"/>
        </w:rPr>
        <w:t>Plant</w:t>
      </w:r>
      <w:r>
        <w:rPr>
          <w:rFonts w:ascii="Arial" w:hAnsi="Arial" w:cs="Arial"/>
          <w:b/>
          <w:sz w:val="44"/>
          <w:lang w:val="en-US"/>
        </w:rPr>
        <w:t xml:space="preserve"> physiology</w:t>
      </w:r>
      <w:r w:rsidRPr="00873E08">
        <w:rPr>
          <w:rFonts w:ascii="Arial" w:hAnsi="Arial" w:cs="Arial"/>
          <w:b/>
          <w:sz w:val="44"/>
          <w:lang w:val="en-US"/>
        </w:rPr>
        <w:t xml:space="preserve"> experiments, day </w:t>
      </w:r>
      <w:r w:rsidR="005B6E31">
        <w:rPr>
          <w:rFonts w:ascii="Arial" w:hAnsi="Arial" w:cs="Arial"/>
          <w:b/>
          <w:sz w:val="44"/>
          <w:lang w:val="en-US"/>
        </w:rPr>
        <w:t>2</w:t>
      </w:r>
    </w:p>
    <w:p w14:paraId="1A67C776" w14:textId="77777777" w:rsidR="00362D00" w:rsidRPr="00873E08" w:rsidRDefault="00362D00" w:rsidP="00362D00">
      <w:pPr>
        <w:rPr>
          <w:rFonts w:ascii="Arial" w:hAnsi="Arial" w:cs="Arial"/>
          <w:lang w:val="en-US"/>
        </w:rPr>
      </w:pPr>
    </w:p>
    <w:p w14:paraId="1A5BC34D" w14:textId="77777777" w:rsidR="00362D00" w:rsidRPr="00873E08" w:rsidRDefault="00362D00" w:rsidP="00362D00">
      <w:pPr>
        <w:rPr>
          <w:rFonts w:ascii="Arial" w:hAnsi="Arial" w:cs="Arial"/>
          <w:lang w:val="en-US"/>
        </w:rPr>
      </w:pPr>
    </w:p>
    <w:p w14:paraId="4D6014BF" w14:textId="77777777" w:rsidR="00362D00" w:rsidRPr="00873E08" w:rsidRDefault="00362D00" w:rsidP="00362D00">
      <w:pPr>
        <w:rPr>
          <w:rFonts w:ascii="Arial" w:hAnsi="Arial" w:cs="Arial"/>
          <w:lang w:val="en-US"/>
        </w:rPr>
      </w:pPr>
    </w:p>
    <w:p w14:paraId="7A08D0EE" w14:textId="77777777" w:rsidR="00362D00" w:rsidRPr="008864AD" w:rsidRDefault="00362D00" w:rsidP="00362D00">
      <w:pPr>
        <w:jc w:val="center"/>
        <w:rPr>
          <w:rFonts w:ascii="Arial" w:hAnsi="Arial" w:cs="Arial"/>
          <w:sz w:val="24"/>
          <w:lang w:val="en-US"/>
        </w:rPr>
      </w:pPr>
      <w:proofErr w:type="spellStart"/>
      <w:r w:rsidRPr="008864AD">
        <w:rPr>
          <w:rFonts w:ascii="Arial" w:hAnsi="Arial" w:cs="Arial"/>
          <w:sz w:val="24"/>
          <w:lang w:val="en-US"/>
        </w:rPr>
        <w:t>Slaven</w:t>
      </w:r>
      <w:proofErr w:type="spellEnd"/>
      <w:r w:rsidRPr="008864AD">
        <w:rPr>
          <w:rFonts w:ascii="Arial" w:hAnsi="Arial" w:cs="Arial"/>
          <w:sz w:val="24"/>
          <w:lang w:val="en-US"/>
        </w:rPr>
        <w:t xml:space="preserve"> </w:t>
      </w:r>
      <w:proofErr w:type="spellStart"/>
      <w:r w:rsidRPr="008864AD">
        <w:rPr>
          <w:rFonts w:ascii="Arial" w:hAnsi="Arial" w:cs="Arial"/>
          <w:sz w:val="24"/>
          <w:lang w:val="en-US"/>
        </w:rPr>
        <w:t>Cvijetic</w:t>
      </w:r>
      <w:proofErr w:type="spellEnd"/>
      <w:r w:rsidRPr="008864AD">
        <w:rPr>
          <w:rFonts w:ascii="Arial" w:hAnsi="Arial" w:cs="Arial"/>
          <w:sz w:val="24"/>
          <w:lang w:val="en-US"/>
        </w:rPr>
        <w:t xml:space="preserve">, Lester Frei, Ali </w:t>
      </w:r>
      <w:proofErr w:type="spellStart"/>
      <w:r w:rsidRPr="008864AD">
        <w:rPr>
          <w:rFonts w:ascii="Arial" w:hAnsi="Arial" w:cs="Arial"/>
          <w:sz w:val="24"/>
          <w:lang w:val="en-US"/>
        </w:rPr>
        <w:t>Rahmany</w:t>
      </w:r>
      <w:proofErr w:type="spellEnd"/>
      <w:r w:rsidRPr="008864AD">
        <w:rPr>
          <w:rFonts w:ascii="Arial" w:hAnsi="Arial" w:cs="Arial"/>
          <w:sz w:val="24"/>
          <w:lang w:val="en-US"/>
        </w:rPr>
        <w:t xml:space="preserve">, Basil </w:t>
      </w:r>
      <w:proofErr w:type="spellStart"/>
      <w:r w:rsidRPr="008864AD">
        <w:rPr>
          <w:rFonts w:ascii="Arial" w:hAnsi="Arial" w:cs="Arial"/>
          <w:sz w:val="24"/>
          <w:lang w:val="en-US"/>
        </w:rPr>
        <w:t>Rast</w:t>
      </w:r>
      <w:proofErr w:type="spellEnd"/>
    </w:p>
    <w:p w14:paraId="3F4429BB" w14:textId="77777777" w:rsidR="00362D00" w:rsidRPr="008864AD" w:rsidRDefault="00362D00" w:rsidP="00362D00">
      <w:pPr>
        <w:jc w:val="center"/>
        <w:rPr>
          <w:rFonts w:ascii="Arial" w:hAnsi="Arial" w:cs="Arial"/>
          <w:sz w:val="24"/>
          <w:lang w:val="en-US"/>
        </w:rPr>
      </w:pPr>
    </w:p>
    <w:p w14:paraId="3501BABC" w14:textId="77777777" w:rsidR="00362D00" w:rsidRPr="008864AD" w:rsidRDefault="00362D00" w:rsidP="00362D00">
      <w:pPr>
        <w:rPr>
          <w:rFonts w:ascii="Arial" w:hAnsi="Arial" w:cs="Arial"/>
          <w:b/>
          <w:sz w:val="24"/>
          <w:lang w:val="en-US"/>
        </w:rPr>
      </w:pPr>
    </w:p>
    <w:p w14:paraId="1E6582EF" w14:textId="77777777" w:rsidR="00362D00" w:rsidRPr="008864AD" w:rsidRDefault="00362D00" w:rsidP="00362D00">
      <w:pPr>
        <w:rPr>
          <w:rFonts w:ascii="Arial" w:hAnsi="Arial" w:cs="Arial"/>
          <w:b/>
          <w:sz w:val="24"/>
          <w:lang w:val="en-US"/>
        </w:rPr>
      </w:pPr>
    </w:p>
    <w:p w14:paraId="375CCCFD" w14:textId="77777777" w:rsidR="00362D00" w:rsidRPr="008864AD" w:rsidRDefault="00362D00" w:rsidP="00362D00">
      <w:pPr>
        <w:rPr>
          <w:rFonts w:ascii="Arial" w:hAnsi="Arial" w:cs="Arial"/>
          <w:b/>
          <w:sz w:val="24"/>
          <w:lang w:val="en-US"/>
        </w:rPr>
      </w:pPr>
    </w:p>
    <w:p w14:paraId="7E30C84B" w14:textId="77777777" w:rsidR="00362D00" w:rsidRPr="008864AD" w:rsidRDefault="00362D00" w:rsidP="00362D00">
      <w:pPr>
        <w:rPr>
          <w:rFonts w:ascii="Arial" w:hAnsi="Arial" w:cs="Arial"/>
          <w:sz w:val="24"/>
          <w:lang w:val="en-US"/>
        </w:rPr>
      </w:pPr>
      <w:r w:rsidRPr="008864AD">
        <w:rPr>
          <w:rFonts w:ascii="Arial" w:hAnsi="Arial" w:cs="Arial"/>
          <w:b/>
          <w:sz w:val="24"/>
          <w:lang w:val="en-US"/>
        </w:rPr>
        <w:t xml:space="preserve">Abstract: </w:t>
      </w:r>
      <w:r w:rsidRPr="008864AD">
        <w:rPr>
          <w:rFonts w:ascii="Arial" w:hAnsi="Arial" w:cs="Arial"/>
          <w:sz w:val="24"/>
          <w:lang w:val="en-US"/>
        </w:rPr>
        <w:t>Several different experiments were conducted, regarding plant metabolism plant growth and plant hormone. To name just a few examples, the effect of a</w:t>
      </w:r>
      <w:r w:rsidR="005919A7">
        <w:rPr>
          <w:rFonts w:ascii="Arial" w:hAnsi="Arial" w:cs="Arial"/>
          <w:sz w:val="24"/>
          <w:lang w:val="en-US"/>
        </w:rPr>
        <w:t>uxin</w:t>
      </w:r>
      <w:r w:rsidRPr="008864AD">
        <w:rPr>
          <w:rFonts w:ascii="Arial" w:hAnsi="Arial" w:cs="Arial"/>
          <w:sz w:val="24"/>
          <w:lang w:val="en-US"/>
        </w:rPr>
        <w:t xml:space="preserve"> on </w:t>
      </w:r>
      <w:r w:rsidR="005919A7">
        <w:rPr>
          <w:rFonts w:ascii="Arial" w:hAnsi="Arial" w:cs="Arial"/>
          <w:sz w:val="24"/>
          <w:lang w:val="en-US"/>
        </w:rPr>
        <w:t>different parts of plants</w:t>
      </w:r>
      <w:r w:rsidRPr="008864AD">
        <w:rPr>
          <w:rFonts w:ascii="Arial" w:hAnsi="Arial" w:cs="Arial"/>
          <w:sz w:val="24"/>
          <w:lang w:val="en-US"/>
        </w:rPr>
        <w:t xml:space="preserve"> was </w:t>
      </w:r>
      <w:r w:rsidR="005919A7">
        <w:rPr>
          <w:rFonts w:ascii="Arial" w:hAnsi="Arial" w:cs="Arial"/>
          <w:sz w:val="24"/>
          <w:lang w:val="en-US"/>
        </w:rPr>
        <w:t>investigated</w:t>
      </w:r>
      <w:r w:rsidRPr="008864AD">
        <w:rPr>
          <w:rFonts w:ascii="Arial" w:hAnsi="Arial" w:cs="Arial"/>
          <w:sz w:val="24"/>
          <w:lang w:val="en-US"/>
        </w:rPr>
        <w:t>. Another experiment, which investigated the different growth rate of different plants in light and dark conditions was conducted.</w:t>
      </w:r>
      <w:r w:rsidR="005E24BE">
        <w:rPr>
          <w:rFonts w:ascii="Arial" w:hAnsi="Arial" w:cs="Arial"/>
          <w:sz w:val="24"/>
          <w:lang w:val="en-US"/>
        </w:rPr>
        <w:t xml:space="preserve"> A third experiment, concerning the detection of the gene, which encodes the green fluorescing protein. </w:t>
      </w:r>
      <w:r w:rsidR="005E24BE">
        <w:rPr>
          <w:rFonts w:ascii="Arial" w:hAnsi="Arial" w:cs="Arial"/>
          <w:sz w:val="24"/>
          <w:lang w:val="en-US"/>
        </w:rPr>
        <w:br/>
      </w:r>
      <w:r w:rsidRPr="008864AD">
        <w:rPr>
          <w:rFonts w:ascii="Arial" w:hAnsi="Arial" w:cs="Arial"/>
          <w:sz w:val="24"/>
          <w:lang w:val="en-US"/>
        </w:rPr>
        <w:t xml:space="preserve">This string of experiments should lead to a better understanding of plants in general and to </w:t>
      </w:r>
      <w:proofErr w:type="spellStart"/>
      <w:r w:rsidRPr="008864AD">
        <w:rPr>
          <w:rFonts w:ascii="Arial" w:hAnsi="Arial" w:cs="Arial"/>
          <w:sz w:val="24"/>
          <w:lang w:val="en-US"/>
        </w:rPr>
        <w:t>emphasis</w:t>
      </w:r>
      <w:r>
        <w:rPr>
          <w:rFonts w:ascii="Arial" w:hAnsi="Arial" w:cs="Arial"/>
          <w:sz w:val="24"/>
          <w:lang w:val="en-US"/>
        </w:rPr>
        <w:t>e</w:t>
      </w:r>
      <w:proofErr w:type="spellEnd"/>
      <w:r w:rsidRPr="008864AD">
        <w:rPr>
          <w:rFonts w:ascii="Arial" w:hAnsi="Arial" w:cs="Arial"/>
          <w:sz w:val="24"/>
          <w:lang w:val="en-US"/>
        </w:rPr>
        <w:t xml:space="preserve"> different crucial aspects of plant metabolism and plant hormone. </w:t>
      </w:r>
    </w:p>
    <w:p w14:paraId="3080E2E7" w14:textId="77777777" w:rsidR="00362D00" w:rsidRDefault="00362D00" w:rsidP="00FA6A92">
      <w:pPr>
        <w:pStyle w:val="Heading2"/>
        <w:rPr>
          <w:sz w:val="32"/>
          <w:szCs w:val="32"/>
          <w:lang w:val="en-US"/>
        </w:rPr>
      </w:pPr>
    </w:p>
    <w:p w14:paraId="5B8D82EB" w14:textId="77777777" w:rsidR="00362D00" w:rsidRDefault="00362D00" w:rsidP="00362D00">
      <w:pPr>
        <w:rPr>
          <w:lang w:val="en-US"/>
        </w:rPr>
      </w:pPr>
    </w:p>
    <w:p w14:paraId="5EE46AC1" w14:textId="77777777" w:rsidR="00362D00" w:rsidRDefault="00362D00" w:rsidP="00362D00">
      <w:pPr>
        <w:rPr>
          <w:lang w:val="en-US"/>
        </w:rPr>
      </w:pPr>
    </w:p>
    <w:p w14:paraId="7BE051D7" w14:textId="77777777" w:rsidR="00362D00" w:rsidRDefault="00362D00" w:rsidP="00362D00">
      <w:pPr>
        <w:rPr>
          <w:lang w:val="en-US"/>
        </w:rPr>
      </w:pPr>
    </w:p>
    <w:p w14:paraId="67B09C3D" w14:textId="77777777" w:rsidR="00362D00" w:rsidRDefault="00362D00" w:rsidP="00362D00">
      <w:pPr>
        <w:rPr>
          <w:lang w:val="en-US"/>
        </w:rPr>
      </w:pPr>
    </w:p>
    <w:p w14:paraId="7D66C92A" w14:textId="77777777" w:rsidR="00362D00" w:rsidRDefault="00362D00" w:rsidP="00362D00">
      <w:pPr>
        <w:rPr>
          <w:lang w:val="en-US"/>
        </w:rPr>
      </w:pPr>
    </w:p>
    <w:p w14:paraId="6B405DDF" w14:textId="77777777" w:rsidR="00362D00" w:rsidRDefault="00362D00" w:rsidP="00362D00">
      <w:pPr>
        <w:rPr>
          <w:lang w:val="en-US"/>
        </w:rPr>
      </w:pPr>
    </w:p>
    <w:p w14:paraId="1F5E198B" w14:textId="77777777" w:rsidR="00362D00" w:rsidRDefault="00362D00" w:rsidP="00362D00">
      <w:pPr>
        <w:rPr>
          <w:lang w:val="en-US"/>
        </w:rPr>
      </w:pPr>
    </w:p>
    <w:p w14:paraId="7806A1C4" w14:textId="77777777" w:rsidR="00362D00" w:rsidRDefault="00362D00" w:rsidP="00362D00">
      <w:pPr>
        <w:rPr>
          <w:lang w:val="en-US"/>
        </w:rPr>
      </w:pPr>
    </w:p>
    <w:p w14:paraId="3178C5DA" w14:textId="77777777" w:rsidR="00362D00" w:rsidRDefault="00362D00" w:rsidP="00362D00">
      <w:pPr>
        <w:rPr>
          <w:lang w:val="en-US"/>
        </w:rPr>
      </w:pPr>
    </w:p>
    <w:p w14:paraId="014B1A89" w14:textId="77777777" w:rsidR="00362D00" w:rsidRDefault="00362D00" w:rsidP="00362D00">
      <w:pPr>
        <w:rPr>
          <w:lang w:val="en-US"/>
        </w:rPr>
      </w:pPr>
    </w:p>
    <w:p w14:paraId="3945A12F" w14:textId="77777777" w:rsidR="00362D00" w:rsidRDefault="00362D00" w:rsidP="00362D00">
      <w:pPr>
        <w:rPr>
          <w:lang w:val="en-US"/>
        </w:rPr>
      </w:pPr>
    </w:p>
    <w:p w14:paraId="3F455062" w14:textId="77777777" w:rsidR="00362D00" w:rsidRDefault="00362D00" w:rsidP="00362D00">
      <w:pPr>
        <w:rPr>
          <w:lang w:val="en-US"/>
        </w:rPr>
      </w:pPr>
    </w:p>
    <w:p w14:paraId="61298967" w14:textId="77777777" w:rsidR="00362D00" w:rsidRPr="00362D00" w:rsidRDefault="00362D00" w:rsidP="00362D00">
      <w:pPr>
        <w:rPr>
          <w:lang w:val="en-US"/>
        </w:rPr>
      </w:pPr>
    </w:p>
    <w:p w14:paraId="11893167" w14:textId="77777777" w:rsidR="00362D00" w:rsidRPr="00FA6A92" w:rsidRDefault="00362D00" w:rsidP="00362D00">
      <w:pPr>
        <w:pStyle w:val="Heading2"/>
        <w:rPr>
          <w:sz w:val="32"/>
          <w:szCs w:val="32"/>
          <w:lang w:val="en-US"/>
        </w:rPr>
      </w:pPr>
      <w:commentRangeStart w:id="0"/>
      <w:r w:rsidRPr="00FA6A92">
        <w:rPr>
          <w:sz w:val="32"/>
          <w:szCs w:val="32"/>
          <w:lang w:val="en-US"/>
        </w:rPr>
        <w:lastRenderedPageBreak/>
        <w:t>Experiment C4.1, day 1 + 2: Polar regeneration of auxin-induced adventitious roots in hypocotyls of beans</w:t>
      </w:r>
      <w:commentRangeEnd w:id="0"/>
      <w:r w:rsidR="00EB3AF5">
        <w:rPr>
          <w:rStyle w:val="CommentReference"/>
          <w:rFonts w:asciiTheme="minorHAnsi" w:eastAsiaTheme="minorHAnsi" w:hAnsiTheme="minorHAnsi" w:cstheme="minorBidi"/>
          <w:color w:val="auto"/>
        </w:rPr>
        <w:commentReference w:id="0"/>
      </w:r>
    </w:p>
    <w:p w14:paraId="5738EEFE" w14:textId="77777777" w:rsidR="00EB3AF5" w:rsidRDefault="00EB3AF5" w:rsidP="00362D00">
      <w:pPr>
        <w:rPr>
          <w:ins w:id="1" w:author="Pfister  Barbara" w:date="2018-03-07T11:30:00Z"/>
          <w:rFonts w:asciiTheme="majorHAnsi" w:eastAsiaTheme="majorEastAsia" w:hAnsiTheme="majorHAnsi" w:cstheme="majorBidi"/>
          <w:color w:val="2F5496" w:themeColor="accent1" w:themeShade="BF"/>
          <w:sz w:val="24"/>
          <w:szCs w:val="32"/>
          <w:lang w:val="en-US"/>
        </w:rPr>
      </w:pPr>
    </w:p>
    <w:p w14:paraId="3E35776A" w14:textId="77777777" w:rsidR="00EB3AF5" w:rsidRPr="00EB3AF5" w:rsidRDefault="00EB3AF5" w:rsidP="00EB3AF5">
      <w:pPr>
        <w:pStyle w:val="Heading3"/>
        <w:rPr>
          <w:ins w:id="2" w:author="Pfister  Barbara" w:date="2018-03-07T11:30:00Z"/>
          <w:lang w:val="en-US"/>
          <w:rPrChange w:id="3" w:author="Pfister  Barbara" w:date="2018-03-07T11:30:00Z">
            <w:rPr>
              <w:ins w:id="4" w:author="Pfister  Barbara" w:date="2018-03-07T11:30:00Z"/>
            </w:rPr>
          </w:rPrChange>
        </w:rPr>
      </w:pPr>
      <w:ins w:id="5" w:author="Pfister  Barbara" w:date="2018-03-07T11:30:00Z">
        <w:r w:rsidRPr="00EB3AF5">
          <w:rPr>
            <w:lang w:val="en-US"/>
            <w:rPrChange w:id="6" w:author="Pfister  Barbara" w:date="2018-03-07T11:30:00Z">
              <w:rPr/>
            </w:rPrChange>
          </w:rPr>
          <w:t>Introduction</w:t>
        </w:r>
        <w:r w:rsidRPr="00EB3AF5">
          <w:rPr>
            <w:vertAlign w:val="superscript"/>
            <w:lang w:val="en-US"/>
            <w:rPrChange w:id="7" w:author="Pfister  Barbara" w:date="2018-03-07T11:30:00Z">
              <w:rPr>
                <w:vertAlign w:val="superscript"/>
              </w:rPr>
            </w:rPrChange>
          </w:rPr>
          <w:t xml:space="preserve"> [1</w:t>
        </w:r>
        <w:proofErr w:type="gramStart"/>
        <w:r w:rsidRPr="00EB3AF5">
          <w:rPr>
            <w:vertAlign w:val="superscript"/>
            <w:lang w:val="en-US"/>
            <w:rPrChange w:id="8" w:author="Pfister  Barbara" w:date="2018-03-07T11:30:00Z">
              <w:rPr>
                <w:vertAlign w:val="superscript"/>
              </w:rPr>
            </w:rPrChange>
          </w:rPr>
          <w:t>][</w:t>
        </w:r>
        <w:proofErr w:type="gramEnd"/>
        <w:r w:rsidRPr="00EB3AF5">
          <w:rPr>
            <w:vertAlign w:val="superscript"/>
            <w:lang w:val="en-US"/>
            <w:rPrChange w:id="9" w:author="Pfister  Barbara" w:date="2018-03-07T11:30:00Z">
              <w:rPr>
                <w:vertAlign w:val="superscript"/>
              </w:rPr>
            </w:rPrChange>
          </w:rPr>
          <w:t>2][3]</w:t>
        </w:r>
      </w:ins>
    </w:p>
    <w:p w14:paraId="243301FD" w14:textId="77777777" w:rsidR="00EB3AF5" w:rsidRDefault="00EB3AF5" w:rsidP="00EB3AF5">
      <w:pPr>
        <w:pStyle w:val="NoSpacing"/>
        <w:rPr>
          <w:ins w:id="10" w:author="Pfister  Barbara" w:date="2018-03-07T11:30:00Z"/>
          <w:lang w:val="en"/>
        </w:rPr>
      </w:pPr>
      <w:ins w:id="11" w:author="Pfister  Barbara" w:date="2018-03-07T11:30:00Z">
        <w:r w:rsidRPr="00EB3AF5">
          <w:rPr>
            <w:lang w:val="en-US"/>
            <w:rPrChange w:id="12" w:author="Pfister  Barbara" w:date="2018-03-07T11:30:00Z">
              <w:rPr/>
            </w:rPrChange>
          </w:rPr>
          <w:t xml:space="preserve">Auxin is a </w:t>
        </w:r>
        <w:proofErr w:type="spellStart"/>
        <w:r w:rsidRPr="00EB3AF5">
          <w:rPr>
            <w:lang w:val="en-US"/>
            <w:rPrChange w:id="13" w:author="Pfister  Barbara" w:date="2018-03-07T11:30:00Z">
              <w:rPr/>
            </w:rPrChange>
          </w:rPr>
          <w:t>phytohormone</w:t>
        </w:r>
        <w:proofErr w:type="spellEnd"/>
        <w:r w:rsidRPr="00EB3AF5">
          <w:rPr>
            <w:lang w:val="en-US"/>
            <w:rPrChange w:id="14" w:author="Pfister  Barbara" w:date="2018-03-07T11:30:00Z">
              <w:rPr/>
            </w:rPrChange>
          </w:rPr>
          <w:t>, which has numerous important roles in the growth of plants. One effect of auxin is the promoting of cell elongation. The most frequent auxin in nature is I</w:t>
        </w:r>
        <w:r>
          <w:rPr>
            <w:lang w:val="en"/>
          </w:rPr>
          <w:t xml:space="preserve">ndole-3-acetic acid (IAA). IAA is present in all plants but only in small amounts (1 – 100 </w:t>
        </w:r>
        <w:r>
          <w:rPr>
            <w:rFonts w:cstheme="minorHAnsi"/>
            <w:lang w:val="en"/>
          </w:rPr>
          <w:t>µ</w:t>
        </w:r>
        <w:r>
          <w:rPr>
            <w:lang w:val="en"/>
          </w:rPr>
          <w:t xml:space="preserve">g per kg plant material). It </w:t>
        </w:r>
        <w:proofErr w:type="gramStart"/>
        <w:r>
          <w:rPr>
            <w:lang w:val="en"/>
          </w:rPr>
          <w:t>is made from the amino acid tryptophan at the tip of plants (shoot apex, root tip and young leaves) and then transported to the lower end of the hypocotyl</w:t>
        </w:r>
        <w:proofErr w:type="gramEnd"/>
        <w:r>
          <w:rPr>
            <w:lang w:val="en"/>
          </w:rPr>
          <w:t xml:space="preserve">. This </w:t>
        </w:r>
        <w:proofErr w:type="gramStart"/>
        <w:r>
          <w:rPr>
            <w:lang w:val="en"/>
          </w:rPr>
          <w:t>is achieved</w:t>
        </w:r>
        <w:proofErr w:type="gramEnd"/>
        <w:r>
          <w:rPr>
            <w:lang w:val="en"/>
          </w:rPr>
          <w:t xml:space="preserve"> by passive and active transport. If auxin is transported over a long distance, it happens </w:t>
        </w:r>
        <w:proofErr w:type="spellStart"/>
        <w:r>
          <w:rPr>
            <w:lang w:val="en"/>
          </w:rPr>
          <w:t>basipetally</w:t>
        </w:r>
        <w:proofErr w:type="spellEnd"/>
        <w:r>
          <w:rPr>
            <w:lang w:val="en"/>
          </w:rPr>
          <w:t xml:space="preserve"> (hypocotyl) or acropetally (roots) in the phloem. However, over short distances, symporters have an important role. IAA influences the growth of roots. If the concentration is higher than normal, the growth of primary roots is inhibited but the growth of adventitious roots reinforced. When the auxin concentration is lower than typical values, the whole root growth of a plant </w:t>
        </w:r>
        <w:proofErr w:type="gramStart"/>
        <w:r>
          <w:rPr>
            <w:lang w:val="en"/>
          </w:rPr>
          <w:t>is decreased</w:t>
        </w:r>
        <w:proofErr w:type="gramEnd"/>
        <w:r>
          <w:rPr>
            <w:lang w:val="en"/>
          </w:rPr>
          <w:t>.</w:t>
        </w:r>
      </w:ins>
    </w:p>
    <w:p w14:paraId="53E010A4" w14:textId="77777777" w:rsidR="00EB3AF5" w:rsidRPr="00EB3AF5" w:rsidRDefault="00EB3AF5" w:rsidP="00EB3AF5">
      <w:pPr>
        <w:pStyle w:val="NoSpacing"/>
        <w:rPr>
          <w:ins w:id="15" w:author="Pfister  Barbara" w:date="2018-03-07T11:30:00Z"/>
          <w:lang w:val="en-US"/>
          <w:rPrChange w:id="16" w:author="Pfister  Barbara" w:date="2018-03-07T11:30:00Z">
            <w:rPr>
              <w:ins w:id="17" w:author="Pfister  Barbara" w:date="2018-03-07T11:30:00Z"/>
            </w:rPr>
          </w:rPrChange>
        </w:rPr>
      </w:pPr>
    </w:p>
    <w:p w14:paraId="55EB333A" w14:textId="77777777" w:rsidR="00EB3AF5" w:rsidRPr="00EB3AF5" w:rsidRDefault="00EB3AF5" w:rsidP="00EB3AF5">
      <w:pPr>
        <w:pStyle w:val="Heading3"/>
        <w:rPr>
          <w:ins w:id="18" w:author="Pfister  Barbara" w:date="2018-03-07T11:30:00Z"/>
          <w:lang w:val="en-US"/>
          <w:rPrChange w:id="19" w:author="Pfister  Barbara" w:date="2018-03-07T11:30:00Z">
            <w:rPr>
              <w:ins w:id="20" w:author="Pfister  Barbara" w:date="2018-03-07T11:30:00Z"/>
            </w:rPr>
          </w:rPrChange>
        </w:rPr>
      </w:pPr>
      <w:ins w:id="21" w:author="Pfister  Barbara" w:date="2018-03-07T11:30:00Z">
        <w:r w:rsidRPr="00EB3AF5">
          <w:rPr>
            <w:lang w:val="en-US"/>
            <w:rPrChange w:id="22" w:author="Pfister  Barbara" w:date="2018-03-07T11:30:00Z">
              <w:rPr/>
            </w:rPrChange>
          </w:rPr>
          <w:t>Hypothesis</w:t>
        </w:r>
      </w:ins>
    </w:p>
    <w:p w14:paraId="3B191522" w14:textId="77777777" w:rsidR="00EB3AF5" w:rsidRPr="00EB3AF5" w:rsidRDefault="00EB3AF5" w:rsidP="00EB3AF5">
      <w:pPr>
        <w:pStyle w:val="NoSpacing"/>
        <w:rPr>
          <w:ins w:id="23" w:author="Pfister  Barbara" w:date="2018-03-07T11:30:00Z"/>
          <w:lang w:val="en-US"/>
          <w:rPrChange w:id="24" w:author="Pfister  Barbara" w:date="2018-03-07T11:30:00Z">
            <w:rPr>
              <w:ins w:id="25" w:author="Pfister  Barbara" w:date="2018-03-07T11:30:00Z"/>
            </w:rPr>
          </w:rPrChange>
        </w:rPr>
      </w:pPr>
      <w:ins w:id="26" w:author="Pfister  Barbara" w:date="2018-03-07T11:30:00Z">
        <w:r w:rsidRPr="00EB3AF5">
          <w:rPr>
            <w:lang w:val="en-US"/>
            <w:rPrChange w:id="27" w:author="Pfister  Barbara" w:date="2018-03-07T11:30:00Z">
              <w:rPr/>
            </w:rPrChange>
          </w:rPr>
          <w:t xml:space="preserve">Adventitious roots will grow in the upper halves at the </w:t>
        </w:r>
        <w:proofErr w:type="gramStart"/>
        <w:r w:rsidRPr="00EB3AF5">
          <w:rPr>
            <w:lang w:val="en-US"/>
            <w:rPrChange w:id="28" w:author="Pfister  Barbara" w:date="2018-03-07T11:30:00Z">
              <w:rPr/>
            </w:rPrChange>
          </w:rPr>
          <w:t>parts which</w:t>
        </w:r>
        <w:proofErr w:type="gramEnd"/>
        <w:r w:rsidRPr="00EB3AF5">
          <w:rPr>
            <w:lang w:val="en-US"/>
            <w:rPrChange w:id="29" w:author="Pfister  Barbara" w:date="2018-03-07T11:30:00Z">
              <w:rPr/>
            </w:rPrChange>
          </w:rPr>
          <w:t xml:space="preserve"> had contact with the auxin solution. At the lower halves, which were in the auxin solution, the adventitious roots will grow at the hypocotyl. The </w:t>
        </w:r>
        <w:proofErr w:type="gramStart"/>
        <w:r w:rsidRPr="00EB3AF5">
          <w:rPr>
            <w:lang w:val="en-US"/>
            <w:rPrChange w:id="30" w:author="Pfister  Barbara" w:date="2018-03-07T11:30:00Z">
              <w:rPr/>
            </w:rPrChange>
          </w:rPr>
          <w:t>seedlings which</w:t>
        </w:r>
        <w:proofErr w:type="gramEnd"/>
        <w:r w:rsidRPr="00EB3AF5">
          <w:rPr>
            <w:lang w:val="en-US"/>
            <w:rPrChange w:id="31" w:author="Pfister  Barbara" w:date="2018-03-07T11:30:00Z">
              <w:rPr/>
            </w:rPrChange>
          </w:rPr>
          <w:t xml:space="preserve"> were placed in water, will not grow any adventitious roots.</w:t>
        </w:r>
      </w:ins>
    </w:p>
    <w:p w14:paraId="4C4C83C1" w14:textId="77777777" w:rsidR="00EB3AF5" w:rsidRPr="00EB3AF5" w:rsidRDefault="00EB3AF5" w:rsidP="00EB3AF5">
      <w:pPr>
        <w:pStyle w:val="NoSpacing"/>
        <w:rPr>
          <w:ins w:id="32" w:author="Pfister  Barbara" w:date="2018-03-07T11:30:00Z"/>
          <w:lang w:val="en-US"/>
          <w:rPrChange w:id="33" w:author="Pfister  Barbara" w:date="2018-03-07T11:30:00Z">
            <w:rPr>
              <w:ins w:id="34" w:author="Pfister  Barbara" w:date="2018-03-07T11:30:00Z"/>
            </w:rPr>
          </w:rPrChange>
        </w:rPr>
      </w:pPr>
    </w:p>
    <w:p w14:paraId="2E676B1D" w14:textId="77777777" w:rsidR="00EB3AF5" w:rsidRDefault="00EB3AF5" w:rsidP="00EB3AF5">
      <w:pPr>
        <w:pStyle w:val="Heading3"/>
        <w:rPr>
          <w:ins w:id="35" w:author="Pfister  Barbara" w:date="2018-03-07T11:30:00Z"/>
        </w:rPr>
      </w:pPr>
      <w:proofErr w:type="spellStart"/>
      <w:ins w:id="36" w:author="Pfister  Barbara" w:date="2018-03-07T11:30:00Z">
        <w:r>
          <w:t>Methods</w:t>
        </w:r>
        <w:proofErr w:type="spellEnd"/>
        <w:r>
          <w:t xml:space="preserve"> </w:t>
        </w:r>
        <w:r>
          <w:rPr>
            <w:vertAlign w:val="superscript"/>
          </w:rPr>
          <w:t>[3]</w:t>
        </w:r>
      </w:ins>
    </w:p>
    <w:p w14:paraId="508515DF" w14:textId="77777777" w:rsidR="00EB3AF5" w:rsidRPr="00EB3AF5" w:rsidRDefault="00EB3AF5" w:rsidP="00EB3AF5">
      <w:pPr>
        <w:pStyle w:val="NoSpacing"/>
        <w:numPr>
          <w:ilvl w:val="0"/>
          <w:numId w:val="2"/>
        </w:numPr>
        <w:rPr>
          <w:ins w:id="37" w:author="Pfister  Barbara" w:date="2018-03-07T11:30:00Z"/>
          <w:lang w:val="en-US"/>
          <w:rPrChange w:id="38" w:author="Pfister  Barbara" w:date="2018-03-07T11:30:00Z">
            <w:rPr>
              <w:ins w:id="39" w:author="Pfister  Barbara" w:date="2018-03-07T11:30:00Z"/>
            </w:rPr>
          </w:rPrChange>
        </w:rPr>
      </w:pPr>
      <w:ins w:id="40" w:author="Pfister  Barbara" w:date="2018-03-07T11:30:00Z">
        <w:r w:rsidRPr="00EB3AF5">
          <w:rPr>
            <w:lang w:val="en-US"/>
            <w:rPrChange w:id="41" w:author="Pfister  Barbara" w:date="2018-03-07T11:30:00Z">
              <w:rPr/>
            </w:rPrChange>
          </w:rPr>
          <w:t>bean seedlings were cut in half</w:t>
        </w:r>
      </w:ins>
    </w:p>
    <w:p w14:paraId="1CA4D9CA" w14:textId="77777777" w:rsidR="00EB3AF5" w:rsidRPr="00EB3AF5" w:rsidRDefault="00EB3AF5" w:rsidP="00EB3AF5">
      <w:pPr>
        <w:pStyle w:val="NoSpacing"/>
        <w:numPr>
          <w:ilvl w:val="0"/>
          <w:numId w:val="2"/>
        </w:numPr>
        <w:rPr>
          <w:ins w:id="42" w:author="Pfister  Barbara" w:date="2018-03-07T11:30:00Z"/>
          <w:lang w:val="en-US"/>
          <w:rPrChange w:id="43" w:author="Pfister  Barbara" w:date="2018-03-07T11:30:00Z">
            <w:rPr>
              <w:ins w:id="44" w:author="Pfister  Barbara" w:date="2018-03-07T11:30:00Z"/>
            </w:rPr>
          </w:rPrChange>
        </w:rPr>
      </w:pPr>
      <w:ins w:id="45" w:author="Pfister  Barbara" w:date="2018-03-07T11:30:00Z">
        <w:r w:rsidRPr="00EB3AF5">
          <w:rPr>
            <w:lang w:val="en-US"/>
            <w:rPrChange w:id="46" w:author="Pfister  Barbara" w:date="2018-03-07T11:30:00Z">
              <w:rPr/>
            </w:rPrChange>
          </w:rPr>
          <w:t xml:space="preserve">cut seedlings were placed in water or auxin solution (0.01 </w:t>
        </w:r>
        <w:proofErr w:type="spellStart"/>
        <w:r w:rsidRPr="00EB3AF5">
          <w:rPr>
            <w:lang w:val="en-US"/>
            <w:rPrChange w:id="47" w:author="Pfister  Barbara" w:date="2018-03-07T11:30:00Z">
              <w:rPr/>
            </w:rPrChange>
          </w:rPr>
          <w:t>mM</w:t>
        </w:r>
        <w:proofErr w:type="spellEnd"/>
        <w:r w:rsidRPr="00EB3AF5">
          <w:rPr>
            <w:lang w:val="en-US"/>
            <w:rPrChange w:id="48" w:author="Pfister  Barbara" w:date="2018-03-07T11:30:00Z">
              <w:rPr/>
            </w:rPrChange>
          </w:rPr>
          <w:t xml:space="preserve"> IAA) for 2.5 hours (Figure 1)</w:t>
        </w:r>
      </w:ins>
    </w:p>
    <w:p w14:paraId="7B43E2AF" w14:textId="77777777" w:rsidR="00EB3AF5" w:rsidRPr="00EB3AF5" w:rsidRDefault="00EB3AF5" w:rsidP="00EB3AF5">
      <w:pPr>
        <w:pStyle w:val="NoSpacing"/>
        <w:numPr>
          <w:ilvl w:val="0"/>
          <w:numId w:val="2"/>
        </w:numPr>
        <w:rPr>
          <w:ins w:id="49" w:author="Pfister  Barbara" w:date="2018-03-07T11:30:00Z"/>
          <w:lang w:val="en-US"/>
          <w:rPrChange w:id="50" w:author="Pfister  Barbara" w:date="2018-03-07T11:30:00Z">
            <w:rPr>
              <w:ins w:id="51" w:author="Pfister  Barbara" w:date="2018-03-07T11:30:00Z"/>
            </w:rPr>
          </w:rPrChange>
        </w:rPr>
      </w:pPr>
      <w:ins w:id="52" w:author="Pfister  Barbara" w:date="2018-03-07T11:30:00Z">
        <w:r w:rsidRPr="00EB3AF5">
          <w:rPr>
            <w:lang w:val="en-US"/>
            <w:rPrChange w:id="53" w:author="Pfister  Barbara" w:date="2018-03-07T11:30:00Z">
              <w:rPr/>
            </w:rPrChange>
          </w:rPr>
          <w:t>treated seedlings placed in petri dishes with wet filter paper</w:t>
        </w:r>
      </w:ins>
    </w:p>
    <w:p w14:paraId="765C5EA3" w14:textId="77777777" w:rsidR="00EB3AF5" w:rsidRPr="00EB3AF5" w:rsidRDefault="00EB3AF5" w:rsidP="00EB3AF5">
      <w:pPr>
        <w:pStyle w:val="NoSpacing"/>
        <w:numPr>
          <w:ilvl w:val="0"/>
          <w:numId w:val="2"/>
        </w:numPr>
        <w:rPr>
          <w:ins w:id="54" w:author="Pfister  Barbara" w:date="2018-03-07T11:30:00Z"/>
          <w:lang w:val="en-US"/>
          <w:rPrChange w:id="55" w:author="Pfister  Barbara" w:date="2018-03-07T11:30:00Z">
            <w:rPr>
              <w:ins w:id="56" w:author="Pfister  Barbara" w:date="2018-03-07T11:30:00Z"/>
            </w:rPr>
          </w:rPrChange>
        </w:rPr>
      </w:pPr>
      <w:ins w:id="57" w:author="Pfister  Barbara" w:date="2018-03-07T11:30:00Z">
        <w:r w:rsidRPr="00EB3AF5">
          <w:rPr>
            <w:lang w:val="en-US"/>
            <w:rPrChange w:id="58" w:author="Pfister  Barbara" w:date="2018-03-07T11:30:00Z">
              <w:rPr/>
            </w:rPrChange>
          </w:rPr>
          <w:t>petri dishes sealed up and kept dark</w:t>
        </w:r>
      </w:ins>
    </w:p>
    <w:p w14:paraId="50A79836" w14:textId="77777777" w:rsidR="00EB3AF5" w:rsidRDefault="00EB3AF5" w:rsidP="00EB3AF5">
      <w:pPr>
        <w:pStyle w:val="NoSpacing"/>
        <w:numPr>
          <w:ilvl w:val="0"/>
          <w:numId w:val="2"/>
        </w:numPr>
        <w:rPr>
          <w:ins w:id="59" w:author="Pfister  Barbara" w:date="2018-03-07T11:30:00Z"/>
        </w:rPr>
      </w:pPr>
      <w:proofErr w:type="spellStart"/>
      <w:ins w:id="60" w:author="Pfister  Barbara" w:date="2018-03-07T11:30:00Z">
        <w:r>
          <w:t>growth</w:t>
        </w:r>
        <w:proofErr w:type="spellEnd"/>
        <w:r>
          <w:t xml:space="preserve"> </w:t>
        </w:r>
        <w:proofErr w:type="spellStart"/>
        <w:r>
          <w:t>phase</w:t>
        </w:r>
        <w:proofErr w:type="spellEnd"/>
        <w:r>
          <w:t xml:space="preserve"> </w:t>
        </w:r>
        <w:proofErr w:type="spellStart"/>
        <w:r>
          <w:t>of</w:t>
        </w:r>
        <w:proofErr w:type="spellEnd"/>
        <w:r>
          <w:t xml:space="preserve"> 1 </w:t>
        </w:r>
        <w:proofErr w:type="spellStart"/>
        <w:r>
          <w:t>week</w:t>
        </w:r>
        <w:proofErr w:type="spellEnd"/>
      </w:ins>
    </w:p>
    <w:p w14:paraId="48873957" w14:textId="77777777" w:rsidR="00EB3AF5" w:rsidRPr="00EB3AF5" w:rsidRDefault="00EB3AF5" w:rsidP="00EB3AF5">
      <w:pPr>
        <w:pStyle w:val="NoSpacing"/>
        <w:numPr>
          <w:ilvl w:val="0"/>
          <w:numId w:val="2"/>
        </w:numPr>
        <w:rPr>
          <w:ins w:id="61" w:author="Pfister  Barbara" w:date="2018-03-07T11:30:00Z"/>
          <w:lang w:val="en-US"/>
          <w:rPrChange w:id="62" w:author="Pfister  Barbara" w:date="2018-03-07T11:30:00Z">
            <w:rPr>
              <w:ins w:id="63" w:author="Pfister  Barbara" w:date="2018-03-07T11:30:00Z"/>
            </w:rPr>
          </w:rPrChange>
        </w:rPr>
      </w:pPr>
      <w:ins w:id="64" w:author="Pfister  Barbara" w:date="2018-03-07T11:30:00Z">
        <w:r w:rsidRPr="00EB3AF5">
          <w:rPr>
            <w:lang w:val="en-US"/>
            <w:rPrChange w:id="65" w:author="Pfister  Barbara" w:date="2018-03-07T11:30:00Z">
              <w:rPr/>
            </w:rPrChange>
          </w:rPr>
          <w:t xml:space="preserve">the growth of adventitious roots was </w:t>
        </w:r>
        <w:proofErr w:type="spellStart"/>
        <w:r w:rsidRPr="00EB3AF5">
          <w:rPr>
            <w:lang w:val="en-US"/>
            <w:rPrChange w:id="66" w:author="Pfister  Barbara" w:date="2018-03-07T11:30:00Z">
              <w:rPr/>
            </w:rPrChange>
          </w:rPr>
          <w:t>analysed</w:t>
        </w:r>
        <w:proofErr w:type="spellEnd"/>
      </w:ins>
    </w:p>
    <w:p w14:paraId="06AFA3C3" w14:textId="77777777" w:rsidR="00EB3AF5" w:rsidRPr="00EB3AF5" w:rsidRDefault="00EB3AF5" w:rsidP="00EB3AF5">
      <w:pPr>
        <w:pStyle w:val="NoSpacing"/>
        <w:rPr>
          <w:ins w:id="67" w:author="Pfister  Barbara" w:date="2018-03-07T11:30:00Z"/>
          <w:lang w:val="en-US"/>
          <w:rPrChange w:id="68" w:author="Pfister  Barbara" w:date="2018-03-07T11:30:00Z">
            <w:rPr>
              <w:ins w:id="69" w:author="Pfister  Barbara" w:date="2018-03-07T11:30:00Z"/>
            </w:rPr>
          </w:rPrChange>
        </w:rPr>
      </w:pPr>
    </w:p>
    <w:p w14:paraId="1B2A2B8F" w14:textId="77777777" w:rsidR="00EB3AF5" w:rsidRDefault="00EB3AF5" w:rsidP="00362D00">
      <w:pPr>
        <w:rPr>
          <w:ins w:id="70" w:author="Pfister  Barbara" w:date="2018-03-07T11:30:00Z"/>
          <w:rFonts w:asciiTheme="majorHAnsi" w:eastAsiaTheme="majorEastAsia" w:hAnsiTheme="majorHAnsi" w:cstheme="majorBidi"/>
          <w:color w:val="2F5496" w:themeColor="accent1" w:themeShade="BF"/>
          <w:sz w:val="24"/>
          <w:szCs w:val="32"/>
          <w:lang w:val="en-US"/>
        </w:rPr>
      </w:pPr>
    </w:p>
    <w:p w14:paraId="3BD5DDDF" w14:textId="77777777" w:rsidR="00EB3AF5" w:rsidRDefault="00EB3AF5" w:rsidP="00362D00">
      <w:pPr>
        <w:rPr>
          <w:ins w:id="71" w:author="Pfister  Barbara" w:date="2018-03-07T11:30:00Z"/>
          <w:rFonts w:asciiTheme="majorHAnsi" w:eastAsiaTheme="majorEastAsia" w:hAnsiTheme="majorHAnsi" w:cstheme="majorBidi"/>
          <w:color w:val="2F5496" w:themeColor="accent1" w:themeShade="BF"/>
          <w:sz w:val="24"/>
          <w:szCs w:val="32"/>
          <w:lang w:val="en-US"/>
        </w:rPr>
      </w:pPr>
    </w:p>
    <w:p w14:paraId="16AD9473" w14:textId="77777777" w:rsidR="00362D00" w:rsidRPr="00FA6A92" w:rsidRDefault="00362D00" w:rsidP="00362D00">
      <w:pPr>
        <w:rPr>
          <w:rFonts w:asciiTheme="majorHAnsi" w:eastAsiaTheme="majorEastAsia" w:hAnsiTheme="majorHAnsi" w:cstheme="majorBidi"/>
          <w:color w:val="2F5496" w:themeColor="accent1" w:themeShade="BF"/>
          <w:sz w:val="24"/>
          <w:szCs w:val="32"/>
          <w:lang w:val="en-US"/>
        </w:rPr>
      </w:pPr>
      <w:r w:rsidRPr="00FA6A92">
        <w:rPr>
          <w:rFonts w:asciiTheme="majorHAnsi" w:eastAsiaTheme="majorEastAsia" w:hAnsiTheme="majorHAnsi" w:cstheme="majorBidi"/>
          <w:color w:val="2F5496" w:themeColor="accent1" w:themeShade="BF"/>
          <w:sz w:val="24"/>
          <w:szCs w:val="32"/>
          <w:lang w:val="en-US"/>
        </w:rPr>
        <w:t>Results</w:t>
      </w:r>
    </w:p>
    <w:p w14:paraId="1C24AA7D" w14:textId="77777777" w:rsidR="00362D00" w:rsidRDefault="00362D00" w:rsidP="00362D00">
      <w:pPr>
        <w:pStyle w:val="NoSpacing"/>
        <w:keepNext/>
      </w:pPr>
      <w:r>
        <w:rPr>
          <w:noProof/>
          <w:lang w:eastAsia="de-CH"/>
        </w:rPr>
        <w:lastRenderedPageBreak/>
        <w:drawing>
          <wp:inline distT="0" distB="0" distL="0" distR="0" wp14:anchorId="4F061B24" wp14:editId="384C2179">
            <wp:extent cx="2627630" cy="3298190"/>
            <wp:effectExtent l="0" t="0" r="127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0" cstate="print">
                      <a:extLst>
                        <a:ext uri="{28A0092B-C50C-407E-A947-70E740481C1C}">
                          <a14:useLocalDpi xmlns:a14="http://schemas.microsoft.com/office/drawing/2010/main" val="0"/>
                        </a:ext>
                      </a:extLst>
                    </a:blip>
                    <a:srcRect l="19019" t="10173" r="5569" b="18872"/>
                    <a:stretch>
                      <a:fillRect/>
                    </a:stretch>
                  </pic:blipFill>
                  <pic:spPr bwMode="auto">
                    <a:xfrm>
                      <a:off x="0" y="0"/>
                      <a:ext cx="2627630" cy="3298190"/>
                    </a:xfrm>
                    <a:prstGeom prst="rect">
                      <a:avLst/>
                    </a:prstGeom>
                    <a:noFill/>
                    <a:ln>
                      <a:noFill/>
                    </a:ln>
                  </pic:spPr>
                </pic:pic>
              </a:graphicData>
            </a:graphic>
          </wp:inline>
        </w:drawing>
      </w:r>
    </w:p>
    <w:p w14:paraId="45AD456B" w14:textId="77777777" w:rsidR="00362D00" w:rsidRPr="00362D00" w:rsidRDefault="00362D00" w:rsidP="00362D00">
      <w:pPr>
        <w:pStyle w:val="Caption"/>
        <w:rPr>
          <w:lang w:val="en-US"/>
        </w:rPr>
      </w:pPr>
      <w:r w:rsidRPr="00402744">
        <w:rPr>
          <w:lang w:val="en-US"/>
        </w:rPr>
        <w:t xml:space="preserve">Figure </w:t>
      </w:r>
      <w:r>
        <w:fldChar w:fldCharType="begin"/>
      </w:r>
      <w:r w:rsidRPr="00402744">
        <w:rPr>
          <w:lang w:val="en-US"/>
        </w:rPr>
        <w:instrText xml:space="preserve"> SEQ Figure \* ARABIC </w:instrText>
      </w:r>
      <w:r>
        <w:fldChar w:fldCharType="separate"/>
      </w:r>
      <w:r w:rsidRPr="00402744">
        <w:rPr>
          <w:noProof/>
          <w:lang w:val="en-US"/>
        </w:rPr>
        <w:t>1</w:t>
      </w:r>
      <w:r>
        <w:fldChar w:fldCharType="end"/>
      </w:r>
      <w:r w:rsidRPr="00402744">
        <w:rPr>
          <w:lang w:val="en-US"/>
        </w:rPr>
        <w:t>: cut seedlings placed in water (left) and auxin</w:t>
      </w:r>
    </w:p>
    <w:p w14:paraId="234CE2B4" w14:textId="77777777" w:rsidR="00402744" w:rsidRPr="00402744" w:rsidRDefault="00402744" w:rsidP="00402744">
      <w:pPr>
        <w:pStyle w:val="NoSpacing"/>
        <w:rPr>
          <w:lang w:val="en-US"/>
        </w:rPr>
      </w:pPr>
      <w:r>
        <w:rPr>
          <w:noProof/>
          <w:lang w:eastAsia="de-CH"/>
        </w:rPr>
        <mc:AlternateContent>
          <mc:Choice Requires="wps">
            <w:drawing>
              <wp:anchor distT="0" distB="0" distL="114300" distR="114300" simplePos="0" relativeHeight="251673600" behindDoc="1" locked="0" layoutInCell="1" allowOverlap="1" wp14:anchorId="5BAD004A" wp14:editId="16F0EEDA">
                <wp:simplePos x="0" y="0"/>
                <wp:positionH relativeFrom="column">
                  <wp:posOffset>2919095</wp:posOffset>
                </wp:positionH>
                <wp:positionV relativeFrom="paragraph">
                  <wp:posOffset>3423920</wp:posOffset>
                </wp:positionV>
                <wp:extent cx="2817495" cy="425450"/>
                <wp:effectExtent l="0" t="0" r="1905" b="0"/>
                <wp:wrapTight wrapText="bothSides">
                  <wp:wrapPolygon edited="0">
                    <wp:start x="0" y="0"/>
                    <wp:lineTo x="0" y="20282"/>
                    <wp:lineTo x="21469" y="20282"/>
                    <wp:lineTo x="21469" y="0"/>
                    <wp:lineTo x="0" y="0"/>
                  </wp:wrapPolygon>
                </wp:wrapTight>
                <wp:docPr id="14" name="Textfeld 14"/>
                <wp:cNvGraphicFramePr/>
                <a:graphic xmlns:a="http://schemas.openxmlformats.org/drawingml/2006/main">
                  <a:graphicData uri="http://schemas.microsoft.com/office/word/2010/wordprocessingShape">
                    <wps:wsp>
                      <wps:cNvSpPr txBox="1"/>
                      <wps:spPr>
                        <a:xfrm>
                          <a:off x="0" y="0"/>
                          <a:ext cx="2817495" cy="405765"/>
                        </a:xfrm>
                        <a:prstGeom prst="rect">
                          <a:avLst/>
                        </a:prstGeom>
                        <a:solidFill>
                          <a:prstClr val="white"/>
                        </a:solidFill>
                        <a:ln>
                          <a:noFill/>
                        </a:ln>
                      </wps:spPr>
                      <wps:txbx>
                        <w:txbxContent>
                          <w:p w14:paraId="159C4773" w14:textId="77777777" w:rsidR="00043B71" w:rsidRPr="00402744" w:rsidRDefault="00043B71" w:rsidP="00402744">
                            <w:pPr>
                              <w:pStyle w:val="Caption"/>
                              <w:rPr>
                                <w:noProof/>
                                <w:lang w:val="en-US"/>
                              </w:rPr>
                            </w:pPr>
                            <w:r w:rsidRPr="00402744">
                              <w:rPr>
                                <w:lang w:val="en-US"/>
                              </w:rPr>
                              <w:t>Figure 3: bean seedlings, which were placed in the water, after one-week growth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5BAD004A" id="_x0000_t202" coordsize="21600,21600" o:spt="202" path="m,l,21600r21600,l21600,xe">
                <v:stroke joinstyle="miter"/>
                <v:path gradientshapeok="t" o:connecttype="rect"/>
              </v:shapetype>
              <v:shape id="Textfeld 14" o:spid="_x0000_s1026" type="#_x0000_t202" style="position:absolute;margin-left:229.85pt;margin-top:269.6pt;width:221.85pt;height:33.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" stroked="f">
                <v:textbox style="mso-fit-shape-to-text:t" inset="0,0,0,0">
                  <w:txbxContent>
                    <w:p w14:paraId="159C4773" w14:textId="77777777" w:rsidR="00043B71" w:rsidRPr="00402744" w:rsidRDefault="00043B71" w:rsidP="00402744">
                      <w:pPr>
                        <w:pStyle w:val="Caption"/>
                        <w:rPr>
                          <w:noProof/>
                          <w:lang w:val="en-US"/>
                        </w:rPr>
                      </w:pPr>
                      <w:r w:rsidRPr="00402744">
                        <w:rPr>
                          <w:lang w:val="en-US"/>
                        </w:rPr>
                        <w:t>Figure 3: bean seedlings, which were placed in the water, after one-week growth phase</w:t>
                      </w:r>
                    </w:p>
                  </w:txbxContent>
                </v:textbox>
                <w10:wrap type="tight"/>
              </v:shape>
            </w:pict>
          </mc:Fallback>
        </mc:AlternateContent>
      </w:r>
      <w:r>
        <w:rPr>
          <w:noProof/>
          <w:lang w:eastAsia="de-CH"/>
        </w:rPr>
        <w:drawing>
          <wp:anchor distT="0" distB="0" distL="114300" distR="114300" simplePos="0" relativeHeight="251671552" behindDoc="1" locked="0" layoutInCell="1" allowOverlap="1" wp14:anchorId="3407DE1D" wp14:editId="2CE0CBDD">
            <wp:simplePos x="0" y="0"/>
            <wp:positionH relativeFrom="column">
              <wp:posOffset>2919095</wp:posOffset>
            </wp:positionH>
            <wp:positionV relativeFrom="paragraph">
              <wp:posOffset>4445</wp:posOffset>
            </wp:positionV>
            <wp:extent cx="2817495" cy="3362325"/>
            <wp:effectExtent l="0" t="0" r="1905" b="9525"/>
            <wp:wrapTight wrapText="bothSides">
              <wp:wrapPolygon edited="0">
                <wp:start x="0" y="0"/>
                <wp:lineTo x="0" y="21539"/>
                <wp:lineTo x="21469" y="21539"/>
                <wp:lineTo x="21469" y="0"/>
                <wp:lineTo x="0" y="0"/>
              </wp:wrapPolygon>
            </wp:wrapTight>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1">
                      <a:extLst>
                        <a:ext uri="{28A0092B-C50C-407E-A947-70E740481C1C}">
                          <a14:useLocalDpi xmlns:a14="http://schemas.microsoft.com/office/drawing/2010/main" val="0"/>
                        </a:ext>
                      </a:extLst>
                    </a:blip>
                    <a:srcRect t="7071" b="3490"/>
                    <a:stretch>
                      <a:fillRect/>
                    </a:stretch>
                  </pic:blipFill>
                  <pic:spPr bwMode="auto">
                    <a:xfrm>
                      <a:off x="0" y="0"/>
                      <a:ext cx="2817495" cy="3362325"/>
                    </a:xfrm>
                    <a:prstGeom prst="rect">
                      <a:avLst/>
                    </a:prstGeom>
                    <a:noFill/>
                  </pic:spPr>
                </pic:pic>
              </a:graphicData>
            </a:graphic>
            <wp14:sizeRelH relativeFrom="margin">
              <wp14:pctWidth>0</wp14:pctWidth>
            </wp14:sizeRelH>
            <wp14:sizeRelV relativeFrom="margin">
              <wp14:pctHeight>0</wp14:pctHeight>
            </wp14:sizeRelV>
          </wp:anchor>
        </w:drawing>
      </w:r>
      <w:r>
        <w:rPr>
          <w:noProof/>
          <w:lang w:eastAsia="de-CH"/>
        </w:rPr>
        <mc:AlternateContent>
          <mc:Choice Requires="wps">
            <w:drawing>
              <wp:anchor distT="0" distB="0" distL="114300" distR="114300" simplePos="0" relativeHeight="251670528" behindDoc="1" locked="0" layoutInCell="1" allowOverlap="1" wp14:anchorId="46F9A225" wp14:editId="71CE3C81">
                <wp:simplePos x="0" y="0"/>
                <wp:positionH relativeFrom="column">
                  <wp:posOffset>0</wp:posOffset>
                </wp:positionH>
                <wp:positionV relativeFrom="paragraph">
                  <wp:posOffset>3418205</wp:posOffset>
                </wp:positionV>
                <wp:extent cx="2781300" cy="425450"/>
                <wp:effectExtent l="0" t="0" r="0" b="0"/>
                <wp:wrapTight wrapText="bothSides">
                  <wp:wrapPolygon edited="0">
                    <wp:start x="0" y="0"/>
                    <wp:lineTo x="0" y="20282"/>
                    <wp:lineTo x="21452" y="20282"/>
                    <wp:lineTo x="21452" y="0"/>
                    <wp:lineTo x="0" y="0"/>
                  </wp:wrapPolygon>
                </wp:wrapTight>
                <wp:docPr id="12" name="Textfeld 12"/>
                <wp:cNvGraphicFramePr/>
                <a:graphic xmlns:a="http://schemas.openxmlformats.org/drawingml/2006/main">
                  <a:graphicData uri="http://schemas.microsoft.com/office/word/2010/wordprocessingShape">
                    <wps:wsp>
                      <wps:cNvSpPr txBox="1"/>
                      <wps:spPr>
                        <a:xfrm>
                          <a:off x="0" y="0"/>
                          <a:ext cx="2781300" cy="405765"/>
                        </a:xfrm>
                        <a:prstGeom prst="rect">
                          <a:avLst/>
                        </a:prstGeom>
                        <a:solidFill>
                          <a:prstClr val="white"/>
                        </a:solidFill>
                        <a:ln>
                          <a:noFill/>
                        </a:ln>
                      </wps:spPr>
                      <wps:txbx>
                        <w:txbxContent>
                          <w:p w14:paraId="392A2ECB" w14:textId="77777777" w:rsidR="00043B71" w:rsidRPr="00402744" w:rsidRDefault="00043B71" w:rsidP="00402744">
                            <w:pPr>
                              <w:pStyle w:val="Caption"/>
                              <w:rPr>
                                <w:noProof/>
                                <w:lang w:val="en-US"/>
                              </w:rPr>
                            </w:pPr>
                            <w:r w:rsidRPr="00402744">
                              <w:rPr>
                                <w:lang w:val="en-US"/>
                              </w:rPr>
                              <w:t>Figure 2: bean seedlings, which were placed in the auxin solution, after one-week growth phase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46F9A225" id="Textfeld 12" o:spid="_x0000_s1027" type="#_x0000_t202" style="position:absolute;margin-left:0;margin-top:269.15pt;width:219pt;height:33.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" stroked="f">
                <v:textbox style="mso-fit-shape-to-text:t" inset="0,0,0,0">
                  <w:txbxContent>
                    <w:p w14:paraId="392A2ECB" w14:textId="77777777" w:rsidR="00043B71" w:rsidRPr="00402744" w:rsidRDefault="00043B71" w:rsidP="00402744">
                      <w:pPr>
                        <w:pStyle w:val="Caption"/>
                        <w:rPr>
                          <w:noProof/>
                          <w:lang w:val="en-US"/>
                        </w:rPr>
                      </w:pPr>
                      <w:r w:rsidRPr="00402744">
                        <w:rPr>
                          <w:lang w:val="en-US"/>
                        </w:rPr>
                        <w:t>Figure 2: bean seedlings, which were placed in the auxin solution, after one-week growth phase</w:t>
                      </w:r>
                    </w:p>
                  </w:txbxContent>
                </v:textbox>
                <w10:wrap type="tight"/>
              </v:shape>
            </w:pict>
          </mc:Fallback>
        </mc:AlternateContent>
      </w:r>
      <w:r>
        <w:rPr>
          <w:noProof/>
          <w:lang w:eastAsia="de-CH"/>
        </w:rPr>
        <w:drawing>
          <wp:anchor distT="0" distB="0" distL="114300" distR="114300" simplePos="0" relativeHeight="251672576" behindDoc="1" locked="0" layoutInCell="1" allowOverlap="1" wp14:anchorId="0FF4239E" wp14:editId="24071687">
            <wp:simplePos x="0" y="0"/>
            <wp:positionH relativeFrom="margin">
              <wp:align>left</wp:align>
            </wp:positionH>
            <wp:positionV relativeFrom="paragraph">
              <wp:posOffset>0</wp:posOffset>
            </wp:positionV>
            <wp:extent cx="2781300" cy="3361055"/>
            <wp:effectExtent l="0" t="0" r="0" b="0"/>
            <wp:wrapTight wrapText="bothSides">
              <wp:wrapPolygon edited="0">
                <wp:start x="0" y="0"/>
                <wp:lineTo x="0" y="21425"/>
                <wp:lineTo x="21452" y="21425"/>
                <wp:lineTo x="21452" y="0"/>
                <wp:lineTo x="0" y="0"/>
              </wp:wrapPolygon>
            </wp:wrapTight>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2">
                      <a:extLst>
                        <a:ext uri="{28A0092B-C50C-407E-A947-70E740481C1C}">
                          <a14:useLocalDpi xmlns:a14="http://schemas.microsoft.com/office/drawing/2010/main" val="0"/>
                        </a:ext>
                      </a:extLst>
                    </a:blip>
                    <a:srcRect t="7797" b="1579"/>
                    <a:stretch>
                      <a:fillRect/>
                    </a:stretch>
                  </pic:blipFill>
                  <pic:spPr bwMode="auto">
                    <a:xfrm>
                      <a:off x="0" y="0"/>
                      <a:ext cx="2781300" cy="3361055"/>
                    </a:xfrm>
                    <a:prstGeom prst="rect">
                      <a:avLst/>
                    </a:prstGeom>
                    <a:noFill/>
                  </pic:spPr>
                </pic:pic>
              </a:graphicData>
            </a:graphic>
            <wp14:sizeRelH relativeFrom="margin">
              <wp14:pctWidth>0</wp14:pctWidth>
            </wp14:sizeRelH>
            <wp14:sizeRelV relativeFrom="margin">
              <wp14:pctHeight>0</wp14:pctHeight>
            </wp14:sizeRelV>
          </wp:anchor>
        </w:drawing>
      </w:r>
      <w:r w:rsidRPr="00402744">
        <w:rPr>
          <w:lang w:val="en-US"/>
        </w:rPr>
        <w:t xml:space="preserve">The upper halves of the bean seedlings, which </w:t>
      </w:r>
      <w:proofErr w:type="gramStart"/>
      <w:r w:rsidRPr="00402744">
        <w:rPr>
          <w:lang w:val="en-US"/>
        </w:rPr>
        <w:t>were placed</w:t>
      </w:r>
      <w:proofErr w:type="gramEnd"/>
      <w:r w:rsidRPr="00402744">
        <w:rPr>
          <w:lang w:val="en-US"/>
        </w:rPr>
        <w:t xml:space="preserve"> in the auxin solution, had no adventitious roots after one week of growth (</w:t>
      </w:r>
      <w:del w:id="72" w:author="Pfister  Barbara" w:date="2018-03-07T11:20:00Z">
        <w:r w:rsidRPr="00402744" w:rsidDel="00EB3AF5">
          <w:rPr>
            <w:lang w:val="en-US"/>
          </w:rPr>
          <w:delText>f</w:delText>
        </w:r>
      </w:del>
      <w:ins w:id="73" w:author="Pfister  Barbara" w:date="2018-03-07T11:20:00Z">
        <w:r w:rsidR="00EB3AF5">
          <w:rPr>
            <w:lang w:val="en-US"/>
          </w:rPr>
          <w:t>F</w:t>
        </w:r>
      </w:ins>
      <w:r w:rsidRPr="00402744">
        <w:rPr>
          <w:lang w:val="en-US"/>
        </w:rPr>
        <w:t xml:space="preserve">igure 2). However, one of the upper halves bean seedlings, which </w:t>
      </w:r>
      <w:proofErr w:type="gramStart"/>
      <w:r w:rsidRPr="00402744">
        <w:rPr>
          <w:lang w:val="en-US"/>
        </w:rPr>
        <w:t>was placed</w:t>
      </w:r>
      <w:proofErr w:type="gramEnd"/>
      <w:r w:rsidRPr="00402744">
        <w:rPr>
          <w:lang w:val="en-US"/>
        </w:rPr>
        <w:t xml:space="preserve"> in water, had six adventitious roots (</w:t>
      </w:r>
      <w:del w:id="74" w:author="Pfister  Barbara" w:date="2018-03-07T11:20:00Z">
        <w:r w:rsidRPr="00402744" w:rsidDel="00EB3AF5">
          <w:rPr>
            <w:lang w:val="en-US"/>
          </w:rPr>
          <w:delText>f</w:delText>
        </w:r>
      </w:del>
      <w:ins w:id="75" w:author="Pfister  Barbara" w:date="2018-03-07T11:20:00Z">
        <w:r w:rsidR="00EB3AF5">
          <w:rPr>
            <w:lang w:val="en-US"/>
          </w:rPr>
          <w:t>F</w:t>
        </w:r>
      </w:ins>
      <w:r w:rsidRPr="00402744">
        <w:rPr>
          <w:lang w:val="en-US"/>
        </w:rPr>
        <w:t xml:space="preserve">igure 3). </w:t>
      </w:r>
    </w:p>
    <w:p w14:paraId="57A1DC25" w14:textId="77777777" w:rsidR="00402744" w:rsidRPr="00402744" w:rsidRDefault="00402744" w:rsidP="00402744">
      <w:pPr>
        <w:pStyle w:val="NoSpacing"/>
        <w:rPr>
          <w:lang w:val="en-US"/>
        </w:rPr>
      </w:pPr>
    </w:p>
    <w:p w14:paraId="77875F97" w14:textId="77777777" w:rsidR="00402744" w:rsidRPr="00402744" w:rsidRDefault="00402744" w:rsidP="00402744">
      <w:pPr>
        <w:pStyle w:val="NoSpacing"/>
        <w:rPr>
          <w:lang w:val="en-US"/>
        </w:rPr>
      </w:pPr>
      <w:r w:rsidRPr="00402744">
        <w:rPr>
          <w:lang w:val="en-US"/>
        </w:rPr>
        <w:t>Two of the lower halves of the bean seedlings, which were placed in the auxin solution, had adventitious roots (</w:t>
      </w:r>
      <w:r w:rsidRPr="00EB3AF5">
        <w:rPr>
          <w:color w:val="FF0000"/>
          <w:lang w:val="en-US"/>
          <w:rPrChange w:id="76" w:author="Pfister  Barbara" w:date="2018-03-07T11:20:00Z">
            <w:rPr>
              <w:lang w:val="en-US"/>
            </w:rPr>
          </w:rPrChange>
        </w:rPr>
        <w:t>f</w:t>
      </w:r>
      <w:r w:rsidRPr="00402744">
        <w:rPr>
          <w:lang w:val="en-US"/>
        </w:rPr>
        <w:t>igure 2). Also, one of the lower halves, which was placed in water, had adventitious roots (</w:t>
      </w:r>
      <w:r w:rsidRPr="00EB3AF5">
        <w:rPr>
          <w:color w:val="FF0000"/>
          <w:lang w:val="en-US"/>
          <w:rPrChange w:id="77" w:author="Pfister  Barbara" w:date="2018-03-07T11:20:00Z">
            <w:rPr>
              <w:lang w:val="en-US"/>
            </w:rPr>
          </w:rPrChange>
        </w:rPr>
        <w:t>f</w:t>
      </w:r>
      <w:r w:rsidRPr="00402744">
        <w:rPr>
          <w:lang w:val="en-US"/>
        </w:rPr>
        <w:t xml:space="preserve">igure 3). The other lower halves </w:t>
      </w:r>
      <w:r w:rsidRPr="00EB3AF5">
        <w:rPr>
          <w:color w:val="FF0000"/>
          <w:lang w:val="en-US"/>
          <w:rPrChange w:id="78" w:author="Pfister  Barbara" w:date="2018-03-07T11:20:00Z">
            <w:rPr>
              <w:lang w:val="en-US"/>
            </w:rPr>
          </w:rPrChange>
        </w:rPr>
        <w:t xml:space="preserve">didn’t </w:t>
      </w:r>
      <w:r w:rsidRPr="00402744">
        <w:rPr>
          <w:lang w:val="en-US"/>
        </w:rPr>
        <w:t>have any adventitious roots.</w:t>
      </w:r>
    </w:p>
    <w:p w14:paraId="1F6B1021" w14:textId="77777777" w:rsidR="00402744" w:rsidRPr="00402744" w:rsidRDefault="00402744" w:rsidP="00402744">
      <w:pPr>
        <w:pStyle w:val="NoSpacing"/>
        <w:rPr>
          <w:lang w:val="en-US"/>
        </w:rPr>
      </w:pPr>
    </w:p>
    <w:p w14:paraId="69568798" w14:textId="77777777" w:rsidR="00402744" w:rsidRPr="00402744" w:rsidRDefault="00402744" w:rsidP="00402744">
      <w:pPr>
        <w:pStyle w:val="Heading3"/>
        <w:rPr>
          <w:lang w:val="en-US"/>
        </w:rPr>
      </w:pPr>
      <w:r w:rsidRPr="00402744">
        <w:rPr>
          <w:lang w:val="en-US"/>
        </w:rPr>
        <w:lastRenderedPageBreak/>
        <w:t>Discussion</w:t>
      </w:r>
    </w:p>
    <w:p w14:paraId="379CC89B" w14:textId="77777777" w:rsidR="00402744" w:rsidRPr="00402744" w:rsidRDefault="00402744" w:rsidP="00402744">
      <w:pPr>
        <w:pStyle w:val="NoSpacing"/>
        <w:rPr>
          <w:lang w:val="en-US"/>
        </w:rPr>
      </w:pPr>
      <w:r w:rsidRPr="00402744">
        <w:rPr>
          <w:lang w:val="en-US"/>
        </w:rPr>
        <w:t>The results are not as expected. For the upper halves</w:t>
      </w:r>
      <w:del w:id="79" w:author="Pfister  Barbara" w:date="2018-03-07T11:20:00Z">
        <w:r w:rsidRPr="00402744" w:rsidDel="00EB3AF5">
          <w:rPr>
            <w:lang w:val="en-US"/>
          </w:rPr>
          <w:delText>,</w:delText>
        </w:r>
      </w:del>
      <w:proofErr w:type="gramStart"/>
      <w:r w:rsidRPr="00402744">
        <w:rPr>
          <w:lang w:val="en-US"/>
        </w:rPr>
        <w:t xml:space="preserve"> which were placed in auxin it</w:t>
      </w:r>
      <w:proofErr w:type="gramEnd"/>
      <w:r w:rsidRPr="00402744">
        <w:rPr>
          <w:lang w:val="en-US"/>
        </w:rPr>
        <w:t xml:space="preserve"> was expected</w:t>
      </w:r>
      <w:del w:id="80" w:author="Pfister  Barbara" w:date="2018-03-07T11:20:00Z">
        <w:r w:rsidRPr="00402744" w:rsidDel="00EB3AF5">
          <w:rPr>
            <w:lang w:val="en-US"/>
          </w:rPr>
          <w:delText>,</w:delText>
        </w:r>
      </w:del>
      <w:r w:rsidRPr="00402744">
        <w:rPr>
          <w:lang w:val="en-US"/>
        </w:rPr>
        <w:t xml:space="preserve"> that some adventitious roots will grow. </w:t>
      </w:r>
      <w:del w:id="81" w:author="Pfister  Barbara" w:date="2018-03-07T11:21:00Z">
        <w:r w:rsidRPr="00402744" w:rsidDel="00EB3AF5">
          <w:rPr>
            <w:lang w:val="en-US"/>
          </w:rPr>
          <w:delText xml:space="preserve">That did not happen. </w:delText>
        </w:r>
      </w:del>
      <w:ins w:id="82" w:author="Pfister  Barbara" w:date="2018-03-07T11:21:00Z">
        <w:r w:rsidR="00EB3AF5">
          <w:rPr>
            <w:lang w:val="en-US"/>
          </w:rPr>
          <w:t xml:space="preserve">This was not the case. </w:t>
        </w:r>
      </w:ins>
      <w:r w:rsidRPr="00402744">
        <w:rPr>
          <w:lang w:val="en-US"/>
        </w:rPr>
        <w:t xml:space="preserve">A possible explanation for this observation is, that the concentration of auxin was too high, which led to an inhibition of the root growth. The fact, that one of the upper halves, which was treated with water, grew adventitious roots, supports this explanation, because this seedling should have had a lower concentration of auxin. </w:t>
      </w:r>
    </w:p>
    <w:p w14:paraId="14C8BBDA" w14:textId="77777777" w:rsidR="00402744" w:rsidRPr="00402744" w:rsidRDefault="00402744" w:rsidP="00402744">
      <w:pPr>
        <w:pStyle w:val="NoSpacing"/>
        <w:rPr>
          <w:lang w:val="en-US"/>
        </w:rPr>
      </w:pPr>
    </w:p>
    <w:p w14:paraId="73DB4FFE" w14:textId="77777777" w:rsidR="00402744" w:rsidRPr="00402744" w:rsidRDefault="00402744" w:rsidP="00402744">
      <w:pPr>
        <w:pStyle w:val="NoSpacing"/>
        <w:rPr>
          <w:lang w:val="en-US"/>
        </w:rPr>
      </w:pPr>
      <w:r w:rsidRPr="00402744">
        <w:rPr>
          <w:lang w:val="en-US"/>
        </w:rPr>
        <w:t xml:space="preserve">The lower halves of the bean seedlings showed a </w:t>
      </w:r>
      <w:ins w:id="83" w:author="Pfister  Barbara" w:date="2018-03-07T11:23:00Z">
        <w:r w:rsidR="00EB3AF5">
          <w:rPr>
            <w:lang w:val="en-US"/>
          </w:rPr>
          <w:t>minor</w:t>
        </w:r>
      </w:ins>
      <w:del w:id="84" w:author="Pfister  Barbara" w:date="2018-03-07T11:23:00Z">
        <w:r w:rsidRPr="00402744" w:rsidDel="00EB3AF5">
          <w:rPr>
            <w:lang w:val="en-US"/>
          </w:rPr>
          <w:delText>little</w:delText>
        </w:r>
      </w:del>
      <w:r w:rsidRPr="00402744">
        <w:rPr>
          <w:lang w:val="en-US"/>
        </w:rPr>
        <w:t xml:space="preserve"> difference in the growth of adventitious roots between the two treatments</w:t>
      </w:r>
      <w:del w:id="85" w:author="Pfister  Barbara" w:date="2018-03-07T11:23:00Z">
        <w:r w:rsidRPr="00402744" w:rsidDel="00EB3AF5">
          <w:rPr>
            <w:lang w:val="en-US"/>
          </w:rPr>
          <w:delText>. However, it was not a great difference.</w:delText>
        </w:r>
      </w:del>
      <w:ins w:id="86" w:author="Pfister  Barbara" w:date="2018-03-07T11:23:00Z">
        <w:r w:rsidR="00EB3AF5">
          <w:rPr>
            <w:lang w:val="en-US"/>
          </w:rPr>
          <w:t>:</w:t>
        </w:r>
      </w:ins>
      <w:r w:rsidRPr="00402744">
        <w:rPr>
          <w:lang w:val="en-US"/>
        </w:rPr>
        <w:t xml:space="preserve"> The </w:t>
      </w:r>
      <w:proofErr w:type="gramStart"/>
      <w:r w:rsidRPr="00402744">
        <w:rPr>
          <w:lang w:val="en-US"/>
        </w:rPr>
        <w:t>ones which were treated with auxin solution</w:t>
      </w:r>
      <w:proofErr w:type="gramEnd"/>
      <w:r w:rsidRPr="00402744">
        <w:rPr>
          <w:lang w:val="en-US"/>
        </w:rPr>
        <w:t xml:space="preserve"> grew slightly more adventitious roots, which was expected by virtue of the growth promoting effect of auxin.</w:t>
      </w:r>
    </w:p>
    <w:p w14:paraId="3F98AD26" w14:textId="77777777" w:rsidR="00402744" w:rsidRPr="00402744" w:rsidRDefault="00402744" w:rsidP="00402744">
      <w:pPr>
        <w:pStyle w:val="NoSpacing"/>
        <w:rPr>
          <w:lang w:val="en-US"/>
        </w:rPr>
      </w:pPr>
    </w:p>
    <w:p w14:paraId="5F37579B" w14:textId="77777777" w:rsidR="00402744" w:rsidRPr="00402744" w:rsidRDefault="00402744" w:rsidP="00402744">
      <w:pPr>
        <w:pStyle w:val="NoSpacing"/>
        <w:rPr>
          <w:lang w:val="en-US"/>
        </w:rPr>
      </w:pPr>
      <w:r w:rsidRPr="00402744">
        <w:rPr>
          <w:lang w:val="en-US"/>
        </w:rPr>
        <w:t>The difference between the upper and lower halves can be explained by the fact, that the tip of the upper halves produced more auxin than the root tips of the lower halves. This led to a higher concentration of auxin in the upper halves, which caused the inhibition of growth.</w:t>
      </w:r>
    </w:p>
    <w:p w14:paraId="6928B61D" w14:textId="77777777" w:rsidR="00402744" w:rsidRPr="00402744" w:rsidRDefault="00402744" w:rsidP="00402744">
      <w:pPr>
        <w:pStyle w:val="NoSpacing"/>
        <w:rPr>
          <w:lang w:val="en-US"/>
        </w:rPr>
      </w:pPr>
    </w:p>
    <w:p w14:paraId="59DF6A73" w14:textId="77777777" w:rsidR="00402744" w:rsidRPr="00402744" w:rsidRDefault="00402744" w:rsidP="00402744">
      <w:pPr>
        <w:pStyle w:val="NoSpacing"/>
        <w:rPr>
          <w:lang w:val="en-US"/>
        </w:rPr>
      </w:pPr>
      <w:r w:rsidRPr="00402744">
        <w:rPr>
          <w:lang w:val="en-US"/>
        </w:rPr>
        <w:t xml:space="preserve">The concentration of </w:t>
      </w:r>
      <w:proofErr w:type="spellStart"/>
      <w:r w:rsidRPr="00402744">
        <w:rPr>
          <w:lang w:val="en-US"/>
        </w:rPr>
        <w:t>cytokinin</w:t>
      </w:r>
      <w:proofErr w:type="spellEnd"/>
      <w:r w:rsidRPr="00402744">
        <w:rPr>
          <w:lang w:val="en-US"/>
        </w:rPr>
        <w:t xml:space="preserve"> was </w:t>
      </w:r>
      <w:commentRangeStart w:id="87"/>
      <w:r w:rsidRPr="00402744">
        <w:rPr>
          <w:lang w:val="en-US"/>
        </w:rPr>
        <w:t>independent</w:t>
      </w:r>
      <w:commentRangeEnd w:id="87"/>
      <w:r w:rsidR="00EB3AF5">
        <w:rPr>
          <w:rStyle w:val="CommentReference"/>
        </w:rPr>
        <w:commentReference w:id="87"/>
      </w:r>
      <w:r w:rsidRPr="00402744">
        <w:rPr>
          <w:lang w:val="en-US"/>
        </w:rPr>
        <w:t xml:space="preserve"> of the treatment. Because of that, no statement about the influence of cytokinin on the growth of adventitious roots is possible.</w:t>
      </w:r>
    </w:p>
    <w:p w14:paraId="6B03978A" w14:textId="77777777" w:rsidR="00402744" w:rsidRPr="00402744" w:rsidRDefault="00402744" w:rsidP="00402744">
      <w:pPr>
        <w:pStyle w:val="NoSpacing"/>
        <w:rPr>
          <w:lang w:val="en-US"/>
        </w:rPr>
      </w:pPr>
    </w:p>
    <w:p w14:paraId="03D97A34" w14:textId="77777777" w:rsidR="00402744" w:rsidRPr="00402744" w:rsidRDefault="00402744" w:rsidP="00402744">
      <w:pPr>
        <w:pStyle w:val="NoSpacing"/>
        <w:rPr>
          <w:lang w:val="en-US"/>
        </w:rPr>
      </w:pPr>
      <w:r w:rsidRPr="00402744">
        <w:rPr>
          <w:lang w:val="en-US"/>
        </w:rPr>
        <w:t>To improve the experiment, the auxin concentration should be changed to a lower value or the time of the treatment should be shorter. Then the auxin should not have a negative effect on the growth of adventitious roots and the effect of auxin could be better investigated.</w:t>
      </w:r>
    </w:p>
    <w:p w14:paraId="4931D41D" w14:textId="77777777" w:rsidR="00402744" w:rsidRDefault="00402744" w:rsidP="00402744">
      <w:pPr>
        <w:pStyle w:val="NoSpacing"/>
        <w:rPr>
          <w:lang w:val="en-US"/>
        </w:rPr>
      </w:pPr>
    </w:p>
    <w:p w14:paraId="17A3315B" w14:textId="77777777" w:rsidR="002C5CD2" w:rsidRDefault="002C5CD2" w:rsidP="00402744">
      <w:pPr>
        <w:pStyle w:val="NoSpacing"/>
        <w:rPr>
          <w:lang w:val="en-US"/>
        </w:rPr>
      </w:pPr>
    </w:p>
    <w:p w14:paraId="6AA93B36" w14:textId="77777777" w:rsidR="008C581E" w:rsidRDefault="008C581E" w:rsidP="00402744">
      <w:pPr>
        <w:pStyle w:val="NoSpacing"/>
        <w:rPr>
          <w:lang w:val="en-US"/>
        </w:rPr>
      </w:pPr>
      <w:r w:rsidRPr="00A05474">
        <w:rPr>
          <w:rFonts w:asciiTheme="majorHAnsi" w:eastAsiaTheme="majorEastAsia" w:hAnsiTheme="majorHAnsi" w:cstheme="majorBidi"/>
          <w:color w:val="2F5496" w:themeColor="accent1" w:themeShade="BF"/>
          <w:sz w:val="36"/>
          <w:szCs w:val="32"/>
          <w:lang w:val="en-US"/>
        </w:rPr>
        <w:t>Experiment C4.</w:t>
      </w:r>
      <w:r>
        <w:rPr>
          <w:rFonts w:asciiTheme="majorHAnsi" w:eastAsiaTheme="majorEastAsia" w:hAnsiTheme="majorHAnsi" w:cstheme="majorBidi"/>
          <w:color w:val="2F5496" w:themeColor="accent1" w:themeShade="BF"/>
          <w:sz w:val="36"/>
          <w:szCs w:val="32"/>
          <w:lang w:val="en-US"/>
        </w:rPr>
        <w:t>3</w:t>
      </w:r>
      <w:r w:rsidRPr="00A05474">
        <w:rPr>
          <w:rFonts w:asciiTheme="majorHAnsi" w:eastAsiaTheme="majorEastAsia" w:hAnsiTheme="majorHAnsi" w:cstheme="majorBidi"/>
          <w:color w:val="2F5496" w:themeColor="accent1" w:themeShade="BF"/>
          <w:sz w:val="36"/>
          <w:szCs w:val="32"/>
          <w:lang w:val="en-US"/>
        </w:rPr>
        <w:t xml:space="preserve">, day </w:t>
      </w:r>
      <w:r>
        <w:rPr>
          <w:rFonts w:asciiTheme="majorHAnsi" w:eastAsiaTheme="majorEastAsia" w:hAnsiTheme="majorHAnsi" w:cstheme="majorBidi"/>
          <w:color w:val="2F5496" w:themeColor="accent1" w:themeShade="BF"/>
          <w:sz w:val="36"/>
          <w:szCs w:val="32"/>
          <w:lang w:val="en-US"/>
        </w:rPr>
        <w:t>1+</w:t>
      </w:r>
      <w:r w:rsidRPr="00A05474">
        <w:rPr>
          <w:rFonts w:asciiTheme="majorHAnsi" w:eastAsiaTheme="majorEastAsia" w:hAnsiTheme="majorHAnsi" w:cstheme="majorBidi"/>
          <w:color w:val="2F5496" w:themeColor="accent1" w:themeShade="BF"/>
          <w:sz w:val="36"/>
          <w:szCs w:val="32"/>
          <w:lang w:val="en-US"/>
        </w:rPr>
        <w:t>2</w:t>
      </w:r>
      <w:r>
        <w:rPr>
          <w:rFonts w:asciiTheme="majorHAnsi" w:eastAsiaTheme="majorEastAsia" w:hAnsiTheme="majorHAnsi" w:cstheme="majorBidi"/>
          <w:color w:val="2F5496" w:themeColor="accent1" w:themeShade="BF"/>
          <w:sz w:val="36"/>
          <w:szCs w:val="32"/>
          <w:lang w:val="en-US"/>
        </w:rPr>
        <w:t>:</w:t>
      </w:r>
      <w:r w:rsidRPr="008C581E">
        <w:rPr>
          <w:lang w:val="en-US"/>
        </w:rPr>
        <w:t xml:space="preserve"> </w:t>
      </w:r>
      <w:r w:rsidRPr="008C581E">
        <w:rPr>
          <w:rFonts w:asciiTheme="majorHAnsi" w:eastAsiaTheme="majorEastAsia" w:hAnsiTheme="majorHAnsi" w:cstheme="majorBidi"/>
          <w:color w:val="2F5496" w:themeColor="accent1" w:themeShade="BF"/>
          <w:sz w:val="36"/>
          <w:szCs w:val="32"/>
          <w:lang w:val="en-US"/>
        </w:rPr>
        <w:t>Comparison of development in light and dark</w:t>
      </w:r>
    </w:p>
    <w:p w14:paraId="79516792" w14:textId="77777777" w:rsidR="002C5CD2" w:rsidRPr="002C5CD2" w:rsidRDefault="002C5CD2" w:rsidP="002C5CD2">
      <w:pPr>
        <w:pStyle w:val="Heading2"/>
        <w:rPr>
          <w:rFonts w:asciiTheme="minorHAnsi" w:hAnsiTheme="minorHAnsi" w:cstheme="minorHAnsi"/>
          <w:color w:val="auto"/>
          <w:sz w:val="22"/>
          <w:lang w:val="en-US"/>
        </w:rPr>
      </w:pPr>
      <w:commentRangeStart w:id="88"/>
      <w:r w:rsidRPr="002C5CD2">
        <w:rPr>
          <w:lang w:val="en-US"/>
        </w:rPr>
        <w:t>Results</w:t>
      </w:r>
      <w:commentRangeEnd w:id="88"/>
      <w:r w:rsidR="00880344">
        <w:rPr>
          <w:rStyle w:val="CommentReference"/>
          <w:rFonts w:asciiTheme="minorHAnsi" w:eastAsiaTheme="minorHAnsi" w:hAnsiTheme="minorHAnsi" w:cstheme="minorBidi"/>
          <w:color w:val="auto"/>
        </w:rPr>
        <w:commentReference w:id="88"/>
      </w:r>
    </w:p>
    <w:p w14:paraId="42FF4DE4" w14:textId="77777777" w:rsidR="002C5CD2" w:rsidRPr="002C5CD2" w:rsidRDefault="002C5CD2" w:rsidP="002C5CD2">
      <w:pPr>
        <w:pStyle w:val="Heading2"/>
        <w:rPr>
          <w:rFonts w:asciiTheme="minorHAnsi" w:hAnsiTheme="minorHAnsi" w:cstheme="minorHAnsi"/>
          <w:b/>
          <w:color w:val="auto"/>
          <w:sz w:val="22"/>
          <w:lang w:val="en-US"/>
        </w:rPr>
      </w:pPr>
      <w:r w:rsidRPr="002C5CD2">
        <w:rPr>
          <w:rFonts w:asciiTheme="minorHAnsi" w:hAnsiTheme="minorHAnsi" w:cstheme="minorHAnsi"/>
          <w:b/>
          <w:color w:val="auto"/>
          <w:sz w:val="22"/>
          <w:lang w:val="en-US"/>
        </w:rPr>
        <w:t>Pea (control) in cm</w:t>
      </w:r>
      <w:r w:rsidRPr="002C5CD2">
        <w:rPr>
          <w:rFonts w:asciiTheme="minorHAnsi" w:hAnsiTheme="minorHAnsi" w:cstheme="minorHAnsi"/>
          <w:b/>
          <w:color w:val="auto"/>
          <w:sz w:val="22"/>
          <w:lang w:val="en-US"/>
        </w:rPr>
        <w:tab/>
        <w:t xml:space="preserve">  Pea (dark) in cm</w:t>
      </w:r>
      <w:r w:rsidRPr="002C5CD2">
        <w:rPr>
          <w:rFonts w:asciiTheme="minorHAnsi" w:hAnsiTheme="minorHAnsi" w:cstheme="minorHAnsi"/>
          <w:b/>
          <w:color w:val="auto"/>
          <w:sz w:val="22"/>
          <w:lang w:val="en-US"/>
        </w:rPr>
        <w:tab/>
        <w:t xml:space="preserve">    Barley (control) in cm      Barley (dark) in cm</w:t>
      </w:r>
    </w:p>
    <w:tbl>
      <w:tblPr>
        <w:tblStyle w:val="TableGrid"/>
        <w:tblW w:w="0" w:type="auto"/>
        <w:tblInd w:w="0" w:type="dxa"/>
        <w:tblLook w:val="04A0" w:firstRow="1" w:lastRow="0" w:firstColumn="1" w:lastColumn="0" w:noHBand="0" w:noVBand="1"/>
      </w:tblPr>
      <w:tblGrid>
        <w:gridCol w:w="2265"/>
        <w:gridCol w:w="2265"/>
        <w:gridCol w:w="2266"/>
        <w:gridCol w:w="2266"/>
      </w:tblGrid>
      <w:tr w:rsidR="002C5CD2" w14:paraId="2F448996"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575BF56D" w14:textId="77777777" w:rsidR="002C5CD2" w:rsidRDefault="002C5CD2">
            <w:pPr>
              <w:tabs>
                <w:tab w:val="center" w:pos="1024"/>
              </w:tabs>
            </w:pPr>
            <w:r>
              <w:t>2.6</w:t>
            </w:r>
          </w:p>
        </w:tc>
        <w:tc>
          <w:tcPr>
            <w:tcW w:w="2265" w:type="dxa"/>
            <w:tcBorders>
              <w:top w:val="single" w:sz="4" w:space="0" w:color="auto"/>
              <w:left w:val="single" w:sz="4" w:space="0" w:color="auto"/>
              <w:bottom w:val="single" w:sz="4" w:space="0" w:color="auto"/>
              <w:right w:val="single" w:sz="4" w:space="0" w:color="auto"/>
            </w:tcBorders>
            <w:hideMark/>
          </w:tcPr>
          <w:p w14:paraId="7DE32904" w14:textId="77777777" w:rsidR="002C5CD2" w:rsidRDefault="002C5CD2">
            <w:r>
              <w:t>4.5</w:t>
            </w:r>
          </w:p>
        </w:tc>
        <w:tc>
          <w:tcPr>
            <w:tcW w:w="2266" w:type="dxa"/>
            <w:tcBorders>
              <w:top w:val="single" w:sz="4" w:space="0" w:color="auto"/>
              <w:left w:val="single" w:sz="4" w:space="0" w:color="auto"/>
              <w:bottom w:val="single" w:sz="4" w:space="0" w:color="auto"/>
              <w:right w:val="single" w:sz="4" w:space="0" w:color="auto"/>
            </w:tcBorders>
            <w:hideMark/>
          </w:tcPr>
          <w:p w14:paraId="0EA9772A" w14:textId="77777777" w:rsidR="002C5CD2" w:rsidRDefault="002C5CD2">
            <w:r>
              <w:t>8.4</w:t>
            </w:r>
          </w:p>
        </w:tc>
        <w:tc>
          <w:tcPr>
            <w:tcW w:w="2266" w:type="dxa"/>
            <w:tcBorders>
              <w:top w:val="single" w:sz="4" w:space="0" w:color="auto"/>
              <w:left w:val="single" w:sz="4" w:space="0" w:color="auto"/>
              <w:bottom w:val="single" w:sz="4" w:space="0" w:color="auto"/>
              <w:right w:val="single" w:sz="4" w:space="0" w:color="auto"/>
            </w:tcBorders>
            <w:hideMark/>
          </w:tcPr>
          <w:p w14:paraId="164D51B7" w14:textId="77777777" w:rsidR="002C5CD2" w:rsidRDefault="002C5CD2">
            <w:r>
              <w:t>4.0</w:t>
            </w:r>
          </w:p>
        </w:tc>
      </w:tr>
      <w:tr w:rsidR="002C5CD2" w14:paraId="40E29D08"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735F0A7E" w14:textId="77777777" w:rsidR="002C5CD2" w:rsidRDefault="002C5CD2">
            <w:r>
              <w:t>3.4</w:t>
            </w:r>
          </w:p>
        </w:tc>
        <w:tc>
          <w:tcPr>
            <w:tcW w:w="2265" w:type="dxa"/>
            <w:tcBorders>
              <w:top w:val="single" w:sz="4" w:space="0" w:color="auto"/>
              <w:left w:val="single" w:sz="4" w:space="0" w:color="auto"/>
              <w:bottom w:val="single" w:sz="4" w:space="0" w:color="auto"/>
              <w:right w:val="single" w:sz="4" w:space="0" w:color="auto"/>
            </w:tcBorders>
            <w:hideMark/>
          </w:tcPr>
          <w:p w14:paraId="20227D29" w14:textId="77777777" w:rsidR="002C5CD2" w:rsidRDefault="002C5CD2">
            <w:r>
              <w:t>5.3</w:t>
            </w:r>
          </w:p>
        </w:tc>
        <w:tc>
          <w:tcPr>
            <w:tcW w:w="2266" w:type="dxa"/>
            <w:tcBorders>
              <w:top w:val="single" w:sz="4" w:space="0" w:color="auto"/>
              <w:left w:val="single" w:sz="4" w:space="0" w:color="auto"/>
              <w:bottom w:val="single" w:sz="4" w:space="0" w:color="auto"/>
              <w:right w:val="single" w:sz="4" w:space="0" w:color="auto"/>
            </w:tcBorders>
            <w:hideMark/>
          </w:tcPr>
          <w:p w14:paraId="66284B42" w14:textId="77777777" w:rsidR="002C5CD2" w:rsidRDefault="002C5CD2">
            <w:r>
              <w:t>8.5</w:t>
            </w:r>
          </w:p>
        </w:tc>
        <w:tc>
          <w:tcPr>
            <w:tcW w:w="2266" w:type="dxa"/>
            <w:tcBorders>
              <w:top w:val="single" w:sz="4" w:space="0" w:color="auto"/>
              <w:left w:val="single" w:sz="4" w:space="0" w:color="auto"/>
              <w:bottom w:val="single" w:sz="4" w:space="0" w:color="auto"/>
              <w:right w:val="single" w:sz="4" w:space="0" w:color="auto"/>
            </w:tcBorders>
            <w:hideMark/>
          </w:tcPr>
          <w:p w14:paraId="32DC1A1D" w14:textId="77777777" w:rsidR="002C5CD2" w:rsidRDefault="002C5CD2">
            <w:r>
              <w:t>4.4</w:t>
            </w:r>
          </w:p>
        </w:tc>
      </w:tr>
      <w:tr w:rsidR="002C5CD2" w14:paraId="41FF050C"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50AF1538" w14:textId="77777777" w:rsidR="002C5CD2" w:rsidRDefault="002C5CD2">
            <w:r>
              <w:t>2.1</w:t>
            </w:r>
          </w:p>
        </w:tc>
        <w:tc>
          <w:tcPr>
            <w:tcW w:w="2265" w:type="dxa"/>
            <w:tcBorders>
              <w:top w:val="single" w:sz="4" w:space="0" w:color="auto"/>
              <w:left w:val="single" w:sz="4" w:space="0" w:color="auto"/>
              <w:bottom w:val="single" w:sz="4" w:space="0" w:color="auto"/>
              <w:right w:val="single" w:sz="4" w:space="0" w:color="auto"/>
            </w:tcBorders>
            <w:hideMark/>
          </w:tcPr>
          <w:p w14:paraId="67CDF2F6" w14:textId="77777777" w:rsidR="002C5CD2" w:rsidRDefault="002C5CD2">
            <w:r>
              <w:t>3.6</w:t>
            </w:r>
          </w:p>
        </w:tc>
        <w:tc>
          <w:tcPr>
            <w:tcW w:w="2266" w:type="dxa"/>
            <w:tcBorders>
              <w:top w:val="single" w:sz="4" w:space="0" w:color="auto"/>
              <w:left w:val="single" w:sz="4" w:space="0" w:color="auto"/>
              <w:bottom w:val="single" w:sz="4" w:space="0" w:color="auto"/>
              <w:right w:val="single" w:sz="4" w:space="0" w:color="auto"/>
            </w:tcBorders>
            <w:hideMark/>
          </w:tcPr>
          <w:p w14:paraId="62EEBD9A" w14:textId="77777777" w:rsidR="002C5CD2" w:rsidRDefault="002C5CD2">
            <w:r>
              <w:t>5.8</w:t>
            </w:r>
          </w:p>
        </w:tc>
        <w:tc>
          <w:tcPr>
            <w:tcW w:w="2266" w:type="dxa"/>
            <w:tcBorders>
              <w:top w:val="single" w:sz="4" w:space="0" w:color="auto"/>
              <w:left w:val="single" w:sz="4" w:space="0" w:color="auto"/>
              <w:bottom w:val="single" w:sz="4" w:space="0" w:color="auto"/>
              <w:right w:val="single" w:sz="4" w:space="0" w:color="auto"/>
            </w:tcBorders>
            <w:hideMark/>
          </w:tcPr>
          <w:p w14:paraId="7BECAEE8" w14:textId="77777777" w:rsidR="002C5CD2" w:rsidRDefault="002C5CD2">
            <w:r>
              <w:t>8.4</w:t>
            </w:r>
          </w:p>
        </w:tc>
      </w:tr>
      <w:tr w:rsidR="002C5CD2" w14:paraId="2F877743"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6F71867B" w14:textId="77777777" w:rsidR="002C5CD2" w:rsidRDefault="002C5CD2">
            <w:r>
              <w:t>2.1</w:t>
            </w:r>
          </w:p>
        </w:tc>
        <w:tc>
          <w:tcPr>
            <w:tcW w:w="2265" w:type="dxa"/>
            <w:tcBorders>
              <w:top w:val="single" w:sz="4" w:space="0" w:color="auto"/>
              <w:left w:val="single" w:sz="4" w:space="0" w:color="auto"/>
              <w:bottom w:val="single" w:sz="4" w:space="0" w:color="auto"/>
              <w:right w:val="single" w:sz="4" w:space="0" w:color="auto"/>
            </w:tcBorders>
            <w:hideMark/>
          </w:tcPr>
          <w:p w14:paraId="714116D0" w14:textId="77777777" w:rsidR="002C5CD2" w:rsidRDefault="002C5CD2">
            <w:r>
              <w:t>3.9</w:t>
            </w:r>
          </w:p>
        </w:tc>
        <w:tc>
          <w:tcPr>
            <w:tcW w:w="2266" w:type="dxa"/>
            <w:tcBorders>
              <w:top w:val="single" w:sz="4" w:space="0" w:color="auto"/>
              <w:left w:val="single" w:sz="4" w:space="0" w:color="auto"/>
              <w:bottom w:val="single" w:sz="4" w:space="0" w:color="auto"/>
              <w:right w:val="single" w:sz="4" w:space="0" w:color="auto"/>
            </w:tcBorders>
            <w:hideMark/>
          </w:tcPr>
          <w:p w14:paraId="69152CC2" w14:textId="77777777" w:rsidR="002C5CD2" w:rsidRDefault="002C5CD2">
            <w:r>
              <w:t>4.5</w:t>
            </w:r>
          </w:p>
        </w:tc>
        <w:tc>
          <w:tcPr>
            <w:tcW w:w="2266" w:type="dxa"/>
            <w:tcBorders>
              <w:top w:val="single" w:sz="4" w:space="0" w:color="auto"/>
              <w:left w:val="single" w:sz="4" w:space="0" w:color="auto"/>
              <w:bottom w:val="single" w:sz="4" w:space="0" w:color="auto"/>
              <w:right w:val="single" w:sz="4" w:space="0" w:color="auto"/>
            </w:tcBorders>
            <w:hideMark/>
          </w:tcPr>
          <w:p w14:paraId="6C6310C6" w14:textId="77777777" w:rsidR="002C5CD2" w:rsidRDefault="002C5CD2">
            <w:r>
              <w:t>10.5</w:t>
            </w:r>
          </w:p>
        </w:tc>
      </w:tr>
      <w:tr w:rsidR="002C5CD2" w14:paraId="65E93DF3"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7AF71E93" w14:textId="77777777" w:rsidR="002C5CD2" w:rsidRDefault="002C5CD2">
            <w:r>
              <w:t>3.6</w:t>
            </w:r>
          </w:p>
        </w:tc>
        <w:tc>
          <w:tcPr>
            <w:tcW w:w="2265" w:type="dxa"/>
            <w:tcBorders>
              <w:top w:val="single" w:sz="4" w:space="0" w:color="auto"/>
              <w:left w:val="single" w:sz="4" w:space="0" w:color="auto"/>
              <w:bottom w:val="single" w:sz="4" w:space="0" w:color="auto"/>
              <w:right w:val="single" w:sz="4" w:space="0" w:color="auto"/>
            </w:tcBorders>
            <w:hideMark/>
          </w:tcPr>
          <w:p w14:paraId="755CFA6A" w14:textId="77777777" w:rsidR="002C5CD2" w:rsidRDefault="002C5CD2">
            <w:r>
              <w:t>4.3</w:t>
            </w:r>
          </w:p>
        </w:tc>
        <w:tc>
          <w:tcPr>
            <w:tcW w:w="2266" w:type="dxa"/>
            <w:tcBorders>
              <w:top w:val="single" w:sz="4" w:space="0" w:color="auto"/>
              <w:left w:val="single" w:sz="4" w:space="0" w:color="auto"/>
              <w:bottom w:val="single" w:sz="4" w:space="0" w:color="auto"/>
              <w:right w:val="single" w:sz="4" w:space="0" w:color="auto"/>
            </w:tcBorders>
            <w:hideMark/>
          </w:tcPr>
          <w:p w14:paraId="0AFFAF05" w14:textId="77777777" w:rsidR="002C5CD2" w:rsidRDefault="002C5CD2">
            <w:r>
              <w:t>7.5</w:t>
            </w:r>
          </w:p>
        </w:tc>
        <w:tc>
          <w:tcPr>
            <w:tcW w:w="2266" w:type="dxa"/>
            <w:tcBorders>
              <w:top w:val="single" w:sz="4" w:space="0" w:color="auto"/>
              <w:left w:val="single" w:sz="4" w:space="0" w:color="auto"/>
              <w:bottom w:val="single" w:sz="4" w:space="0" w:color="auto"/>
              <w:right w:val="single" w:sz="4" w:space="0" w:color="auto"/>
            </w:tcBorders>
            <w:hideMark/>
          </w:tcPr>
          <w:p w14:paraId="0DEA05B2" w14:textId="77777777" w:rsidR="002C5CD2" w:rsidRDefault="002C5CD2">
            <w:r>
              <w:t>8.1</w:t>
            </w:r>
          </w:p>
        </w:tc>
      </w:tr>
      <w:tr w:rsidR="002C5CD2" w14:paraId="5D1B9455"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3FFA8DA3" w14:textId="77777777" w:rsidR="002C5CD2" w:rsidRDefault="002C5CD2">
            <w:r>
              <w:t>2.7</w:t>
            </w:r>
          </w:p>
        </w:tc>
        <w:tc>
          <w:tcPr>
            <w:tcW w:w="2265" w:type="dxa"/>
            <w:tcBorders>
              <w:top w:val="single" w:sz="4" w:space="0" w:color="auto"/>
              <w:left w:val="single" w:sz="4" w:space="0" w:color="auto"/>
              <w:bottom w:val="single" w:sz="4" w:space="0" w:color="auto"/>
              <w:right w:val="single" w:sz="4" w:space="0" w:color="auto"/>
            </w:tcBorders>
            <w:hideMark/>
          </w:tcPr>
          <w:p w14:paraId="0A187172" w14:textId="77777777" w:rsidR="002C5CD2" w:rsidRDefault="002C5CD2">
            <w:r>
              <w:t>3.2</w:t>
            </w:r>
          </w:p>
        </w:tc>
        <w:tc>
          <w:tcPr>
            <w:tcW w:w="2266" w:type="dxa"/>
            <w:tcBorders>
              <w:top w:val="single" w:sz="4" w:space="0" w:color="auto"/>
              <w:left w:val="single" w:sz="4" w:space="0" w:color="auto"/>
              <w:bottom w:val="single" w:sz="4" w:space="0" w:color="auto"/>
              <w:right w:val="single" w:sz="4" w:space="0" w:color="auto"/>
            </w:tcBorders>
            <w:hideMark/>
          </w:tcPr>
          <w:p w14:paraId="66C4E3F9" w14:textId="77777777" w:rsidR="002C5CD2" w:rsidRDefault="002C5CD2">
            <w:r>
              <w:t>7.2</w:t>
            </w:r>
          </w:p>
        </w:tc>
        <w:tc>
          <w:tcPr>
            <w:tcW w:w="2266" w:type="dxa"/>
            <w:tcBorders>
              <w:top w:val="single" w:sz="4" w:space="0" w:color="auto"/>
              <w:left w:val="single" w:sz="4" w:space="0" w:color="auto"/>
              <w:bottom w:val="single" w:sz="4" w:space="0" w:color="auto"/>
              <w:right w:val="single" w:sz="4" w:space="0" w:color="auto"/>
            </w:tcBorders>
            <w:hideMark/>
          </w:tcPr>
          <w:p w14:paraId="2A6AC530" w14:textId="77777777" w:rsidR="002C5CD2" w:rsidRDefault="002C5CD2">
            <w:r>
              <w:t>9.0</w:t>
            </w:r>
          </w:p>
        </w:tc>
      </w:tr>
      <w:tr w:rsidR="002C5CD2" w14:paraId="1B9A12BB"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06166F2D" w14:textId="77777777" w:rsidR="002C5CD2" w:rsidRDefault="002C5CD2">
            <w:r>
              <w:t>3.4</w:t>
            </w:r>
          </w:p>
        </w:tc>
        <w:tc>
          <w:tcPr>
            <w:tcW w:w="2265" w:type="dxa"/>
            <w:tcBorders>
              <w:top w:val="single" w:sz="4" w:space="0" w:color="auto"/>
              <w:left w:val="single" w:sz="4" w:space="0" w:color="auto"/>
              <w:bottom w:val="single" w:sz="4" w:space="0" w:color="auto"/>
              <w:right w:val="single" w:sz="4" w:space="0" w:color="auto"/>
            </w:tcBorders>
            <w:hideMark/>
          </w:tcPr>
          <w:p w14:paraId="25B3D336" w14:textId="77777777" w:rsidR="002C5CD2" w:rsidRDefault="002C5CD2">
            <w:r>
              <w:t>4.5</w:t>
            </w:r>
          </w:p>
        </w:tc>
        <w:tc>
          <w:tcPr>
            <w:tcW w:w="2266" w:type="dxa"/>
            <w:tcBorders>
              <w:top w:val="single" w:sz="4" w:space="0" w:color="auto"/>
              <w:left w:val="single" w:sz="4" w:space="0" w:color="auto"/>
              <w:bottom w:val="single" w:sz="4" w:space="0" w:color="auto"/>
              <w:right w:val="single" w:sz="4" w:space="0" w:color="auto"/>
            </w:tcBorders>
            <w:hideMark/>
          </w:tcPr>
          <w:p w14:paraId="7EBA8B7D" w14:textId="77777777" w:rsidR="002C5CD2" w:rsidRDefault="002C5CD2">
            <w:r>
              <w:t>8.4</w:t>
            </w:r>
          </w:p>
        </w:tc>
        <w:tc>
          <w:tcPr>
            <w:tcW w:w="2266" w:type="dxa"/>
            <w:tcBorders>
              <w:top w:val="single" w:sz="4" w:space="0" w:color="auto"/>
              <w:left w:val="single" w:sz="4" w:space="0" w:color="auto"/>
              <w:bottom w:val="single" w:sz="4" w:space="0" w:color="auto"/>
              <w:right w:val="single" w:sz="4" w:space="0" w:color="auto"/>
            </w:tcBorders>
            <w:hideMark/>
          </w:tcPr>
          <w:p w14:paraId="5586488C" w14:textId="77777777" w:rsidR="002C5CD2" w:rsidRDefault="002C5CD2">
            <w:r>
              <w:t>7.0</w:t>
            </w:r>
          </w:p>
        </w:tc>
      </w:tr>
      <w:tr w:rsidR="002C5CD2" w14:paraId="5C50FD6D"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00CD4AAE" w14:textId="77777777" w:rsidR="002C5CD2" w:rsidRDefault="002C5CD2">
            <w:r>
              <w:t>2.5</w:t>
            </w:r>
          </w:p>
        </w:tc>
        <w:tc>
          <w:tcPr>
            <w:tcW w:w="2265" w:type="dxa"/>
            <w:tcBorders>
              <w:top w:val="single" w:sz="4" w:space="0" w:color="auto"/>
              <w:left w:val="single" w:sz="4" w:space="0" w:color="auto"/>
              <w:bottom w:val="single" w:sz="4" w:space="0" w:color="auto"/>
              <w:right w:val="single" w:sz="4" w:space="0" w:color="auto"/>
            </w:tcBorders>
            <w:hideMark/>
          </w:tcPr>
          <w:p w14:paraId="5EB6B845" w14:textId="77777777" w:rsidR="002C5CD2" w:rsidRDefault="002C5CD2">
            <w:r>
              <w:t>4.2</w:t>
            </w:r>
          </w:p>
        </w:tc>
        <w:tc>
          <w:tcPr>
            <w:tcW w:w="2266" w:type="dxa"/>
            <w:tcBorders>
              <w:top w:val="single" w:sz="4" w:space="0" w:color="auto"/>
              <w:left w:val="single" w:sz="4" w:space="0" w:color="auto"/>
              <w:bottom w:val="single" w:sz="4" w:space="0" w:color="auto"/>
              <w:right w:val="single" w:sz="4" w:space="0" w:color="auto"/>
            </w:tcBorders>
            <w:hideMark/>
          </w:tcPr>
          <w:p w14:paraId="22C81EB6" w14:textId="77777777" w:rsidR="002C5CD2" w:rsidRDefault="002C5CD2">
            <w:r>
              <w:t>7.8</w:t>
            </w:r>
          </w:p>
        </w:tc>
        <w:tc>
          <w:tcPr>
            <w:tcW w:w="2266" w:type="dxa"/>
            <w:tcBorders>
              <w:top w:val="single" w:sz="4" w:space="0" w:color="auto"/>
              <w:left w:val="single" w:sz="4" w:space="0" w:color="auto"/>
              <w:bottom w:val="single" w:sz="4" w:space="0" w:color="auto"/>
              <w:right w:val="single" w:sz="4" w:space="0" w:color="auto"/>
            </w:tcBorders>
            <w:hideMark/>
          </w:tcPr>
          <w:p w14:paraId="724F03C8" w14:textId="77777777" w:rsidR="002C5CD2" w:rsidRDefault="002C5CD2">
            <w:r>
              <w:t>7.2</w:t>
            </w:r>
          </w:p>
        </w:tc>
      </w:tr>
      <w:tr w:rsidR="002C5CD2" w14:paraId="73F1C00F"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2A171C7C" w14:textId="77777777" w:rsidR="002C5CD2" w:rsidRDefault="002C5CD2">
            <w:r>
              <w:t>2.4</w:t>
            </w:r>
          </w:p>
        </w:tc>
        <w:tc>
          <w:tcPr>
            <w:tcW w:w="2265" w:type="dxa"/>
            <w:tcBorders>
              <w:top w:val="single" w:sz="4" w:space="0" w:color="auto"/>
              <w:left w:val="single" w:sz="4" w:space="0" w:color="auto"/>
              <w:bottom w:val="single" w:sz="4" w:space="0" w:color="auto"/>
              <w:right w:val="single" w:sz="4" w:space="0" w:color="auto"/>
            </w:tcBorders>
            <w:hideMark/>
          </w:tcPr>
          <w:p w14:paraId="53AC8B60" w14:textId="77777777" w:rsidR="002C5CD2" w:rsidRDefault="002C5CD2">
            <w:r>
              <w:t>4.6</w:t>
            </w:r>
          </w:p>
        </w:tc>
        <w:tc>
          <w:tcPr>
            <w:tcW w:w="2266" w:type="dxa"/>
            <w:tcBorders>
              <w:top w:val="single" w:sz="4" w:space="0" w:color="auto"/>
              <w:left w:val="single" w:sz="4" w:space="0" w:color="auto"/>
              <w:bottom w:val="single" w:sz="4" w:space="0" w:color="auto"/>
              <w:right w:val="single" w:sz="4" w:space="0" w:color="auto"/>
            </w:tcBorders>
            <w:hideMark/>
          </w:tcPr>
          <w:p w14:paraId="1D6BC2E9" w14:textId="77777777" w:rsidR="002C5CD2" w:rsidRDefault="002C5CD2">
            <w:r>
              <w:t>7.4</w:t>
            </w:r>
          </w:p>
        </w:tc>
        <w:tc>
          <w:tcPr>
            <w:tcW w:w="2266" w:type="dxa"/>
            <w:tcBorders>
              <w:top w:val="single" w:sz="4" w:space="0" w:color="auto"/>
              <w:left w:val="single" w:sz="4" w:space="0" w:color="auto"/>
              <w:bottom w:val="single" w:sz="4" w:space="0" w:color="auto"/>
              <w:right w:val="single" w:sz="4" w:space="0" w:color="auto"/>
            </w:tcBorders>
            <w:hideMark/>
          </w:tcPr>
          <w:p w14:paraId="4A2120BD" w14:textId="77777777" w:rsidR="002C5CD2" w:rsidRDefault="002C5CD2">
            <w:r>
              <w:t>10.0</w:t>
            </w:r>
          </w:p>
        </w:tc>
      </w:tr>
      <w:tr w:rsidR="002C5CD2" w14:paraId="531AA4DA" w14:textId="77777777" w:rsidTr="002C5CD2">
        <w:tc>
          <w:tcPr>
            <w:tcW w:w="2265" w:type="dxa"/>
            <w:tcBorders>
              <w:top w:val="single" w:sz="4" w:space="0" w:color="auto"/>
              <w:left w:val="single" w:sz="4" w:space="0" w:color="auto"/>
              <w:bottom w:val="single" w:sz="4" w:space="0" w:color="auto"/>
              <w:right w:val="single" w:sz="4" w:space="0" w:color="auto"/>
            </w:tcBorders>
            <w:hideMark/>
          </w:tcPr>
          <w:p w14:paraId="1C61F1A4" w14:textId="77777777" w:rsidR="002C5CD2" w:rsidRDefault="002C5CD2">
            <w:r>
              <w:t>4.7</w:t>
            </w:r>
          </w:p>
        </w:tc>
        <w:tc>
          <w:tcPr>
            <w:tcW w:w="2265" w:type="dxa"/>
            <w:tcBorders>
              <w:top w:val="single" w:sz="4" w:space="0" w:color="auto"/>
              <w:left w:val="single" w:sz="4" w:space="0" w:color="auto"/>
              <w:bottom w:val="single" w:sz="4" w:space="0" w:color="auto"/>
              <w:right w:val="single" w:sz="4" w:space="0" w:color="auto"/>
            </w:tcBorders>
            <w:hideMark/>
          </w:tcPr>
          <w:p w14:paraId="747FF385" w14:textId="77777777" w:rsidR="002C5CD2" w:rsidRDefault="002C5CD2">
            <w:r>
              <w:t>4.4</w:t>
            </w:r>
          </w:p>
        </w:tc>
        <w:tc>
          <w:tcPr>
            <w:tcW w:w="2266" w:type="dxa"/>
            <w:tcBorders>
              <w:top w:val="single" w:sz="4" w:space="0" w:color="auto"/>
              <w:left w:val="single" w:sz="4" w:space="0" w:color="auto"/>
              <w:bottom w:val="single" w:sz="4" w:space="0" w:color="auto"/>
              <w:right w:val="single" w:sz="4" w:space="0" w:color="auto"/>
            </w:tcBorders>
            <w:hideMark/>
          </w:tcPr>
          <w:p w14:paraId="6BAE3870" w14:textId="77777777" w:rsidR="002C5CD2" w:rsidRDefault="002C5CD2">
            <w:r>
              <w:t>9.0</w:t>
            </w:r>
          </w:p>
        </w:tc>
        <w:tc>
          <w:tcPr>
            <w:tcW w:w="2266" w:type="dxa"/>
            <w:tcBorders>
              <w:top w:val="single" w:sz="4" w:space="0" w:color="auto"/>
              <w:left w:val="single" w:sz="4" w:space="0" w:color="auto"/>
              <w:bottom w:val="single" w:sz="4" w:space="0" w:color="auto"/>
              <w:right w:val="single" w:sz="4" w:space="0" w:color="auto"/>
            </w:tcBorders>
            <w:hideMark/>
          </w:tcPr>
          <w:p w14:paraId="15B81C19" w14:textId="77777777" w:rsidR="002C5CD2" w:rsidRDefault="002C5CD2">
            <w:r>
              <w:t>8.5</w:t>
            </w:r>
          </w:p>
        </w:tc>
      </w:tr>
    </w:tbl>
    <w:p w14:paraId="40331AC2" w14:textId="77777777" w:rsidR="002C5CD2" w:rsidRDefault="002C5CD2" w:rsidP="002C5CD2">
      <w:pPr>
        <w:rPr>
          <w:i/>
          <w:lang w:val="en-GB"/>
        </w:rPr>
      </w:pPr>
      <w:r>
        <w:rPr>
          <w:i/>
        </w:rPr>
        <w:t>Table 1.</w:t>
      </w:r>
    </w:p>
    <w:p w14:paraId="03965CF9" w14:textId="77777777" w:rsidR="002C5CD2" w:rsidRPr="008C581E" w:rsidRDefault="002C5CD2" w:rsidP="002C5CD2">
      <w:pPr>
        <w:rPr>
          <w:lang w:val="en-US"/>
        </w:rPr>
      </w:pPr>
      <w:r w:rsidRPr="008C581E">
        <w:rPr>
          <w:lang w:val="en-US"/>
        </w:rPr>
        <w:t xml:space="preserve">The mean </w:t>
      </w:r>
      <w:ins w:id="89" w:author="Pfister  Barbara" w:date="2018-03-07T11:46:00Z">
        <w:r w:rsidR="00043B71">
          <w:rPr>
            <w:lang w:val="en-US"/>
          </w:rPr>
          <w:t xml:space="preserve">length </w:t>
        </w:r>
      </w:ins>
      <w:r w:rsidRPr="008C581E">
        <w:rPr>
          <w:lang w:val="en-US"/>
        </w:rPr>
        <w:t xml:space="preserve">of pea </w:t>
      </w:r>
      <w:ins w:id="90" w:author="Pfister  Barbara" w:date="2018-03-07T11:46:00Z">
        <w:r w:rsidR="00043B71">
          <w:rPr>
            <w:lang w:val="en-US"/>
          </w:rPr>
          <w:t xml:space="preserve">grown in the light </w:t>
        </w:r>
      </w:ins>
      <w:r w:rsidRPr="008C581E">
        <w:rPr>
          <w:lang w:val="en-US"/>
        </w:rPr>
        <w:t>(control) is 2.95 cm</w:t>
      </w:r>
      <w:ins w:id="91" w:author="Pfister  Barbara" w:date="2018-03-07T11:45:00Z">
        <w:r w:rsidR="00043B71">
          <w:rPr>
            <w:lang w:val="en-US"/>
          </w:rPr>
          <w:t xml:space="preserve"> (Table 1)</w:t>
        </w:r>
      </w:ins>
      <w:ins w:id="92" w:author="Pfister  Barbara" w:date="2018-03-07T11:46:00Z">
        <w:r w:rsidR="00043B71">
          <w:rPr>
            <w:lang w:val="en-US"/>
          </w:rPr>
          <w:t xml:space="preserve">, while </w:t>
        </w:r>
      </w:ins>
      <w:del w:id="93" w:author="Pfister  Barbara" w:date="2018-03-07T11:46:00Z">
        <w:r w:rsidRPr="008C581E" w:rsidDel="00043B71">
          <w:rPr>
            <w:lang w:val="en-US"/>
          </w:rPr>
          <w:delText>. T</w:delText>
        </w:r>
      </w:del>
      <w:ins w:id="94" w:author="Pfister  Barbara" w:date="2018-03-07T11:46:00Z">
        <w:r w:rsidR="00043B71">
          <w:rPr>
            <w:lang w:val="en-US"/>
          </w:rPr>
          <w:t>t</w:t>
        </w:r>
      </w:ins>
      <w:r w:rsidRPr="008C581E">
        <w:rPr>
          <w:lang w:val="en-US"/>
        </w:rPr>
        <w:t>he mean of pea (dark) is 4.25 cm. The relative increase in growth length is 44.06%.</w:t>
      </w:r>
      <w:r w:rsidRPr="008C581E">
        <w:rPr>
          <w:lang w:val="en-US"/>
        </w:rPr>
        <w:br/>
        <w:t xml:space="preserve">The mean of barley (control) is 7.45 cm. The mean of barley (dark) is 7.71 cm. The relative increase in growth length is 3.5 %. </w:t>
      </w:r>
    </w:p>
    <w:p w14:paraId="3A795D6D" w14:textId="77777777" w:rsidR="002C5CD2" w:rsidRPr="008C581E" w:rsidRDefault="002C5CD2" w:rsidP="002C5CD2">
      <w:pPr>
        <w:pStyle w:val="Heading2"/>
        <w:rPr>
          <w:lang w:val="en-US"/>
        </w:rPr>
      </w:pPr>
      <w:commentRangeStart w:id="95"/>
      <w:r w:rsidRPr="008C581E">
        <w:rPr>
          <w:lang w:val="en-US"/>
        </w:rPr>
        <w:t>Discussion</w:t>
      </w:r>
      <w:commentRangeEnd w:id="95"/>
      <w:r w:rsidR="00043B71">
        <w:rPr>
          <w:rStyle w:val="CommentReference"/>
          <w:rFonts w:asciiTheme="minorHAnsi" w:eastAsiaTheme="minorHAnsi" w:hAnsiTheme="minorHAnsi" w:cstheme="minorBidi"/>
          <w:color w:val="auto"/>
        </w:rPr>
        <w:commentReference w:id="95"/>
      </w:r>
    </w:p>
    <w:p w14:paraId="5D01F570" w14:textId="77777777" w:rsidR="002C5CD2" w:rsidRPr="00EB3AF5" w:rsidRDefault="002C5CD2" w:rsidP="002C5CD2">
      <w:pPr>
        <w:rPr>
          <w:lang w:val="en-US"/>
          <w:rPrChange w:id="96" w:author="Pfister  Barbara" w:date="2018-03-07T11:20:00Z">
            <w:rPr/>
          </w:rPrChange>
        </w:rPr>
      </w:pPr>
      <w:r w:rsidRPr="008C581E">
        <w:rPr>
          <w:lang w:val="en-US"/>
        </w:rPr>
        <w:t xml:space="preserve">There was a great increase in light deprived pea plants compared to the control group, but only a slight increase in light deprived barley plants. The results suggest that genetic factors play a more </w:t>
      </w:r>
      <w:r w:rsidRPr="008C581E">
        <w:rPr>
          <w:lang w:val="en-US"/>
        </w:rPr>
        <w:lastRenderedPageBreak/>
        <w:t xml:space="preserve">important role in growth of barley plants than in pea plants. </w:t>
      </w:r>
      <w:r w:rsidRPr="00EB3AF5">
        <w:rPr>
          <w:lang w:val="en-US"/>
          <w:rPrChange w:id="97" w:author="Pfister  Barbara" w:date="2018-03-07T11:20:00Z">
            <w:rPr/>
          </w:rPrChange>
        </w:rPr>
        <w:t xml:space="preserve">This could be subject to future investigations. </w:t>
      </w:r>
    </w:p>
    <w:p w14:paraId="2F31B789" w14:textId="77777777" w:rsidR="002C5CD2" w:rsidRPr="00402744" w:rsidRDefault="002C5CD2" w:rsidP="00402744">
      <w:pPr>
        <w:pStyle w:val="NoSpacing"/>
        <w:rPr>
          <w:lang w:val="en-US"/>
        </w:rPr>
      </w:pPr>
    </w:p>
    <w:p w14:paraId="215AC130" w14:textId="77777777" w:rsidR="00402744" w:rsidRDefault="00402744" w:rsidP="00A05474">
      <w:pPr>
        <w:rPr>
          <w:rFonts w:asciiTheme="majorHAnsi" w:eastAsiaTheme="majorEastAsia" w:hAnsiTheme="majorHAnsi" w:cstheme="majorBidi"/>
          <w:color w:val="2F5496" w:themeColor="accent1" w:themeShade="BF"/>
          <w:sz w:val="36"/>
          <w:szCs w:val="32"/>
          <w:lang w:val="en-US"/>
        </w:rPr>
      </w:pPr>
    </w:p>
    <w:p w14:paraId="31B20DAE" w14:textId="77777777" w:rsidR="00A05474" w:rsidRPr="00A05474" w:rsidRDefault="00A05474" w:rsidP="00A05474">
      <w:pPr>
        <w:rPr>
          <w:rFonts w:asciiTheme="majorHAnsi" w:eastAsiaTheme="majorEastAsia" w:hAnsiTheme="majorHAnsi" w:cstheme="majorBidi"/>
          <w:color w:val="2F5496" w:themeColor="accent1" w:themeShade="BF"/>
          <w:sz w:val="36"/>
          <w:szCs w:val="32"/>
          <w:lang w:val="en-US"/>
        </w:rPr>
      </w:pPr>
      <w:r w:rsidRPr="00A05474">
        <w:rPr>
          <w:rFonts w:asciiTheme="majorHAnsi" w:eastAsiaTheme="majorEastAsia" w:hAnsiTheme="majorHAnsi" w:cstheme="majorBidi"/>
          <w:color w:val="2F5496" w:themeColor="accent1" w:themeShade="BF"/>
          <w:sz w:val="36"/>
          <w:szCs w:val="32"/>
          <w:lang w:val="en-US"/>
        </w:rPr>
        <w:t>Experiment C4.4, day 2: Analysis of norflurazon effect on plant growth</w:t>
      </w:r>
    </w:p>
    <w:p w14:paraId="16C38B61" w14:textId="77777777" w:rsidR="00A05474" w:rsidRPr="00A05474" w:rsidRDefault="00A05474" w:rsidP="00A05474">
      <w:pPr>
        <w:rPr>
          <w:rFonts w:asciiTheme="majorHAnsi" w:eastAsiaTheme="majorEastAsia" w:hAnsiTheme="majorHAnsi" w:cstheme="majorBidi"/>
          <w:color w:val="2F5496" w:themeColor="accent1" w:themeShade="BF"/>
          <w:sz w:val="32"/>
          <w:szCs w:val="32"/>
          <w:lang w:val="en-US"/>
        </w:rPr>
      </w:pPr>
      <w:commentRangeStart w:id="98"/>
      <w:r w:rsidRPr="00A05474">
        <w:rPr>
          <w:rFonts w:asciiTheme="majorHAnsi" w:eastAsiaTheme="majorEastAsia" w:hAnsiTheme="majorHAnsi" w:cstheme="majorBidi"/>
          <w:color w:val="2F5496" w:themeColor="accent1" w:themeShade="BF"/>
          <w:sz w:val="32"/>
          <w:szCs w:val="32"/>
          <w:lang w:val="en-US"/>
        </w:rPr>
        <w:t>Introduction</w:t>
      </w:r>
      <w:commentRangeEnd w:id="98"/>
      <w:r w:rsidR="00564B8F">
        <w:rPr>
          <w:rStyle w:val="CommentReference"/>
        </w:rPr>
        <w:commentReference w:id="98"/>
      </w:r>
    </w:p>
    <w:p w14:paraId="66C6C06F" w14:textId="77777777" w:rsidR="00A05474" w:rsidRDefault="00A05474" w:rsidP="00A05474">
      <w:pPr>
        <w:rPr>
          <w:sz w:val="24"/>
          <w:szCs w:val="24"/>
          <w:lang w:val="en-US"/>
        </w:rPr>
      </w:pPr>
      <w:r>
        <w:rPr>
          <w:sz w:val="24"/>
          <w:szCs w:val="24"/>
          <w:lang w:val="en-US"/>
        </w:rPr>
        <w:t xml:space="preserve">Plant growth can be divided in two phases. The growth of a seedling after germination under soil is called </w:t>
      </w:r>
      <w:proofErr w:type="spellStart"/>
      <w:r>
        <w:rPr>
          <w:sz w:val="24"/>
          <w:szCs w:val="24"/>
          <w:lang w:val="en-US"/>
        </w:rPr>
        <w:t>skotomorphogenesis</w:t>
      </w:r>
      <w:proofErr w:type="spellEnd"/>
      <w:r>
        <w:rPr>
          <w:sz w:val="24"/>
          <w:szCs w:val="24"/>
          <w:lang w:val="en-US"/>
        </w:rPr>
        <w:t>. The growth that takes place, once the growing plant penetrated the soil and reached the surface, is called photomorphogenesis.</w:t>
      </w:r>
    </w:p>
    <w:p w14:paraId="71D14501" w14:textId="77777777" w:rsidR="00A05474" w:rsidRDefault="00A05474" w:rsidP="00A05474">
      <w:pPr>
        <w:rPr>
          <w:sz w:val="24"/>
          <w:szCs w:val="24"/>
          <w:vertAlign w:val="superscript"/>
          <w:lang w:val="en-US"/>
        </w:rPr>
      </w:pPr>
      <w:r>
        <w:rPr>
          <w:sz w:val="24"/>
          <w:szCs w:val="24"/>
          <w:lang w:val="en-US"/>
        </w:rPr>
        <w:t xml:space="preserve">The germination of seedling requires a number of factors including water and light. Seeds that did not receive a sufficient amount of light </w:t>
      </w:r>
      <w:commentRangeStart w:id="99"/>
      <w:r>
        <w:rPr>
          <w:sz w:val="24"/>
          <w:szCs w:val="24"/>
          <w:lang w:val="en-US"/>
        </w:rPr>
        <w:t>cannot go through</w:t>
      </w:r>
      <w:commentRangeEnd w:id="99"/>
      <w:r w:rsidR="00043B71">
        <w:rPr>
          <w:rStyle w:val="CommentReference"/>
        </w:rPr>
        <w:commentReference w:id="99"/>
      </w:r>
      <w:r>
        <w:rPr>
          <w:sz w:val="24"/>
          <w:szCs w:val="24"/>
          <w:lang w:val="en-US"/>
        </w:rPr>
        <w:t xml:space="preserve"> the irreversible process of germination. As a result, light is a crucial factor in both phases, </w:t>
      </w:r>
      <w:proofErr w:type="spellStart"/>
      <w:r>
        <w:rPr>
          <w:sz w:val="24"/>
          <w:szCs w:val="24"/>
          <w:lang w:val="en-US"/>
        </w:rPr>
        <w:t>skotomorphogenesis</w:t>
      </w:r>
      <w:proofErr w:type="spellEnd"/>
      <w:r>
        <w:rPr>
          <w:sz w:val="24"/>
          <w:szCs w:val="24"/>
          <w:lang w:val="en-US"/>
        </w:rPr>
        <w:t xml:space="preserve"> and </w:t>
      </w:r>
      <w:proofErr w:type="spellStart"/>
      <w:r>
        <w:rPr>
          <w:sz w:val="24"/>
          <w:szCs w:val="24"/>
          <w:lang w:val="en-US"/>
        </w:rPr>
        <w:t>photomorphogenesis</w:t>
      </w:r>
      <w:proofErr w:type="spellEnd"/>
      <w:r>
        <w:rPr>
          <w:sz w:val="24"/>
          <w:szCs w:val="24"/>
          <w:lang w:val="en-US"/>
        </w:rPr>
        <w:t>.</w:t>
      </w:r>
      <w:r>
        <w:rPr>
          <w:sz w:val="24"/>
          <w:szCs w:val="24"/>
          <w:vertAlign w:val="superscript"/>
          <w:lang w:val="en-US"/>
        </w:rPr>
        <w:t xml:space="preserve"> [1]</w:t>
      </w:r>
    </w:p>
    <w:p w14:paraId="045119AC" w14:textId="77777777" w:rsidR="00362D00" w:rsidRDefault="00A05474" w:rsidP="00A05474">
      <w:pPr>
        <w:rPr>
          <w:sz w:val="24"/>
          <w:szCs w:val="24"/>
          <w:lang w:val="en-US"/>
        </w:rPr>
      </w:pPr>
      <w:r>
        <w:rPr>
          <w:sz w:val="24"/>
          <w:szCs w:val="24"/>
          <w:lang w:val="en-US"/>
        </w:rPr>
        <w:t>Norflurazon is a non-selective herbicide.</w:t>
      </w:r>
      <w:r>
        <w:rPr>
          <w:sz w:val="24"/>
          <w:szCs w:val="24"/>
          <w:vertAlign w:val="superscript"/>
          <w:lang w:val="en-US"/>
        </w:rPr>
        <w:t xml:space="preserve"> [</w:t>
      </w:r>
      <w:r w:rsidR="00274CCE">
        <w:rPr>
          <w:sz w:val="24"/>
          <w:szCs w:val="24"/>
          <w:vertAlign w:val="superscript"/>
          <w:lang w:val="en-US"/>
        </w:rPr>
        <w:t>5</w:t>
      </w:r>
      <w:r>
        <w:rPr>
          <w:sz w:val="24"/>
          <w:szCs w:val="24"/>
          <w:vertAlign w:val="superscript"/>
          <w:lang w:val="en-US"/>
        </w:rPr>
        <w:t>]</w:t>
      </w:r>
      <w:r>
        <w:rPr>
          <w:sz w:val="24"/>
          <w:szCs w:val="24"/>
          <w:lang w:val="en-US"/>
        </w:rPr>
        <w:t xml:space="preserve"> It </w:t>
      </w:r>
      <w:commentRangeStart w:id="100"/>
      <w:r>
        <w:rPr>
          <w:sz w:val="24"/>
          <w:szCs w:val="24"/>
          <w:lang w:val="en-US"/>
        </w:rPr>
        <w:t>prevents the conversion of light into chemical energy through photosynthesis</w:t>
      </w:r>
      <w:commentRangeEnd w:id="100"/>
      <w:r w:rsidR="00880344">
        <w:rPr>
          <w:rStyle w:val="CommentReference"/>
        </w:rPr>
        <w:commentReference w:id="100"/>
      </w:r>
      <w:r>
        <w:rPr>
          <w:sz w:val="24"/>
          <w:szCs w:val="24"/>
          <w:lang w:val="en-US"/>
        </w:rPr>
        <w:t xml:space="preserve"> and it </w:t>
      </w:r>
      <w:proofErr w:type="gramStart"/>
      <w:r>
        <w:rPr>
          <w:sz w:val="24"/>
          <w:szCs w:val="24"/>
          <w:lang w:val="en-US"/>
        </w:rPr>
        <w:t>is prohibited</w:t>
      </w:r>
      <w:proofErr w:type="gramEnd"/>
      <w:r>
        <w:rPr>
          <w:sz w:val="24"/>
          <w:szCs w:val="24"/>
          <w:lang w:val="en-US"/>
        </w:rPr>
        <w:t xml:space="preserve"> to use in agriculture in Switzerland.</w:t>
      </w:r>
      <w:r>
        <w:rPr>
          <w:sz w:val="24"/>
          <w:szCs w:val="24"/>
          <w:vertAlign w:val="superscript"/>
          <w:lang w:val="en-US"/>
        </w:rPr>
        <w:t xml:space="preserve"> [</w:t>
      </w:r>
      <w:r w:rsidR="00274CCE">
        <w:rPr>
          <w:sz w:val="24"/>
          <w:szCs w:val="24"/>
          <w:vertAlign w:val="superscript"/>
          <w:lang w:val="en-US"/>
        </w:rPr>
        <w:t>6</w:t>
      </w:r>
      <w:r>
        <w:rPr>
          <w:sz w:val="24"/>
          <w:szCs w:val="24"/>
          <w:vertAlign w:val="superscript"/>
          <w:lang w:val="en-US"/>
        </w:rPr>
        <w:t>]</w:t>
      </w:r>
      <w:r>
        <w:rPr>
          <w:sz w:val="24"/>
          <w:szCs w:val="24"/>
          <w:lang w:val="en-US"/>
        </w:rPr>
        <w:t xml:space="preserve"> The aim of this experiment is to analyze the influence of norflurazon in combination with multiple light intensities on plant growth.</w:t>
      </w:r>
    </w:p>
    <w:p w14:paraId="36529AF3" w14:textId="77777777" w:rsidR="008A1216" w:rsidRDefault="008A1216" w:rsidP="00A05474">
      <w:pPr>
        <w:rPr>
          <w:sz w:val="24"/>
          <w:szCs w:val="24"/>
          <w:lang w:val="en-US"/>
        </w:rPr>
      </w:pPr>
    </w:p>
    <w:p w14:paraId="1A0F3059" w14:textId="77777777" w:rsidR="00A05474" w:rsidRPr="00362D00" w:rsidRDefault="00A05474" w:rsidP="00A05474">
      <w:pPr>
        <w:rPr>
          <w:sz w:val="24"/>
          <w:szCs w:val="24"/>
          <w:lang w:val="en-US"/>
        </w:rPr>
      </w:pPr>
      <w:r w:rsidRPr="00A05474">
        <w:rPr>
          <w:rFonts w:asciiTheme="majorHAnsi" w:eastAsiaTheme="majorEastAsia" w:hAnsiTheme="majorHAnsi" w:cstheme="majorBidi"/>
          <w:color w:val="2F5496" w:themeColor="accent1" w:themeShade="BF"/>
          <w:sz w:val="32"/>
          <w:szCs w:val="32"/>
          <w:lang w:val="en-US"/>
        </w:rPr>
        <w:t>Hypothesis</w:t>
      </w:r>
    </w:p>
    <w:p w14:paraId="53BE9887" w14:textId="77777777" w:rsidR="00A05474" w:rsidRDefault="00A05474" w:rsidP="00A05474">
      <w:pPr>
        <w:rPr>
          <w:sz w:val="24"/>
          <w:szCs w:val="24"/>
          <w:lang w:val="en-US"/>
        </w:rPr>
      </w:pPr>
      <w:r>
        <w:rPr>
          <w:sz w:val="24"/>
          <w:szCs w:val="24"/>
          <w:lang w:val="en-US"/>
        </w:rPr>
        <w:t xml:space="preserve">As mentioned above, light is crucial for growth and germination. As a result, the seedling, which are going to </w:t>
      </w:r>
      <w:proofErr w:type="gramStart"/>
      <w:r>
        <w:rPr>
          <w:sz w:val="24"/>
          <w:szCs w:val="24"/>
          <w:lang w:val="en-US"/>
        </w:rPr>
        <w:t>be irradiated</w:t>
      </w:r>
      <w:proofErr w:type="gramEnd"/>
      <w:r>
        <w:rPr>
          <w:sz w:val="24"/>
          <w:szCs w:val="24"/>
          <w:lang w:val="en-US"/>
        </w:rPr>
        <w:t xml:space="preserve"> with low light, should neither germinate nor grow because we assume that there is </w:t>
      </w:r>
      <w:commentRangeStart w:id="101"/>
      <w:r>
        <w:rPr>
          <w:sz w:val="24"/>
          <w:szCs w:val="24"/>
          <w:lang w:val="en-US"/>
        </w:rPr>
        <w:t xml:space="preserve">not sufficient light </w:t>
      </w:r>
      <w:commentRangeEnd w:id="101"/>
      <w:r w:rsidR="00880344">
        <w:rPr>
          <w:rStyle w:val="CommentReference"/>
        </w:rPr>
        <w:commentReference w:id="101"/>
      </w:r>
      <w:r>
        <w:rPr>
          <w:sz w:val="24"/>
          <w:szCs w:val="24"/>
          <w:lang w:val="en-US"/>
        </w:rPr>
        <w:t>in this case. Plants that were treated with Norflurazon should not grow either because this herbicide does not allow photosynthesis to take place. To sum up, only plants that were watered and irradiated under strong light are expected to grow.</w:t>
      </w:r>
    </w:p>
    <w:p w14:paraId="51EE56D9" w14:textId="77777777" w:rsidR="00A05474" w:rsidRPr="00A05474" w:rsidRDefault="00A05474" w:rsidP="00A05474">
      <w:pPr>
        <w:rPr>
          <w:rFonts w:asciiTheme="majorHAnsi" w:eastAsiaTheme="majorEastAsia" w:hAnsiTheme="majorHAnsi" w:cstheme="majorBidi"/>
          <w:color w:val="2F5496" w:themeColor="accent1" w:themeShade="BF"/>
          <w:sz w:val="32"/>
          <w:szCs w:val="32"/>
          <w:lang w:val="en-US"/>
        </w:rPr>
      </w:pPr>
      <w:proofErr w:type="gramStart"/>
      <w:r w:rsidRPr="00A05474">
        <w:rPr>
          <w:rFonts w:asciiTheme="majorHAnsi" w:eastAsiaTheme="majorEastAsia" w:hAnsiTheme="majorHAnsi" w:cstheme="majorBidi"/>
          <w:color w:val="2F5496" w:themeColor="accent1" w:themeShade="BF"/>
          <w:sz w:val="32"/>
          <w:szCs w:val="32"/>
          <w:lang w:val="en-US"/>
        </w:rPr>
        <w:t>Methods</w:t>
      </w:r>
      <w:r w:rsidRPr="00A05474">
        <w:rPr>
          <w:rFonts w:asciiTheme="majorHAnsi" w:eastAsiaTheme="majorEastAsia" w:hAnsiTheme="majorHAnsi" w:cstheme="majorBidi"/>
          <w:color w:val="2F5496" w:themeColor="accent1" w:themeShade="BF"/>
          <w:sz w:val="32"/>
          <w:szCs w:val="32"/>
          <w:vertAlign w:val="superscript"/>
          <w:lang w:val="en-US"/>
        </w:rPr>
        <w:t>[</w:t>
      </w:r>
      <w:proofErr w:type="gramEnd"/>
      <w:r w:rsidRPr="00A05474">
        <w:rPr>
          <w:rFonts w:asciiTheme="majorHAnsi" w:eastAsiaTheme="majorEastAsia" w:hAnsiTheme="majorHAnsi" w:cstheme="majorBidi"/>
          <w:color w:val="2F5496" w:themeColor="accent1" w:themeShade="BF"/>
          <w:sz w:val="32"/>
          <w:szCs w:val="32"/>
          <w:vertAlign w:val="superscript"/>
          <w:lang w:val="en-US"/>
        </w:rPr>
        <w:t>1]</w:t>
      </w:r>
    </w:p>
    <w:p w14:paraId="3F869A93" w14:textId="77777777" w:rsidR="00A05474" w:rsidRDefault="00A05474" w:rsidP="00A05474">
      <w:pPr>
        <w:rPr>
          <w:sz w:val="24"/>
          <w:szCs w:val="24"/>
          <w:lang w:val="en-US"/>
        </w:rPr>
      </w:pPr>
      <w:r>
        <w:rPr>
          <w:sz w:val="24"/>
          <w:szCs w:val="24"/>
          <w:lang w:val="en-US"/>
        </w:rPr>
        <w:t xml:space="preserve">Five black trays were filled with vermiculite up to a height of about 4 cm. Four of these trails were labelled as follows: 1) lowlight + water; 2) lowlight + norflurazon; 3) strong light + water; 4) strong light + norflurazon. All the trays were then given enough tap water to soak the vermiculite. In each of the labelled trays, 20 mustard seeds were placed and afterwards covered with a layer of a about 1 cm of vermiculite of the unlabeled tray. The filled trays were separated into 2 groups depending on whether they were treated with norflurazon or water. The group which was treated with 150 ml of </w:t>
      </w:r>
      <w:commentRangeStart w:id="102"/>
      <w:proofErr w:type="gramStart"/>
      <w:r>
        <w:rPr>
          <w:sz w:val="24"/>
          <w:szCs w:val="24"/>
          <w:lang w:val="en-US"/>
        </w:rPr>
        <w:t xml:space="preserve">2 </w:t>
      </w:r>
      <w:commentRangeEnd w:id="102"/>
      <w:r w:rsidR="00880344">
        <w:rPr>
          <w:rStyle w:val="CommentReference"/>
        </w:rPr>
        <w:commentReference w:id="102"/>
      </w:r>
      <w:r>
        <w:rPr>
          <w:rFonts w:cstheme="minorHAnsi"/>
          <w:sz w:val="24"/>
          <w:szCs w:val="24"/>
          <w:lang w:val="en-US"/>
        </w:rPr>
        <w:t>µ</w:t>
      </w:r>
      <w:r>
        <w:rPr>
          <w:sz w:val="24"/>
          <w:szCs w:val="24"/>
          <w:lang w:val="en-US"/>
        </w:rPr>
        <w:t>M</w:t>
      </w:r>
      <w:proofErr w:type="gramEnd"/>
      <w:r>
        <w:rPr>
          <w:sz w:val="24"/>
          <w:szCs w:val="24"/>
          <w:lang w:val="en-US"/>
        </w:rPr>
        <w:t xml:space="preserve"> norflurazon and the one which was irrigated with distilled water were both handed to the assistant.</w:t>
      </w:r>
    </w:p>
    <w:p w14:paraId="29E4C7C7" w14:textId="77777777" w:rsidR="00EB3AF5" w:rsidRPr="00EB3AF5" w:rsidRDefault="00EB3AF5" w:rsidP="00EB3AF5">
      <w:pPr>
        <w:pStyle w:val="Heading1"/>
        <w:rPr>
          <w:ins w:id="103" w:author="Pfister  Barbara" w:date="2018-03-07T11:29:00Z"/>
          <w:sz w:val="36"/>
          <w:lang w:val="en-US"/>
          <w:rPrChange w:id="104" w:author="Pfister  Barbara" w:date="2018-03-07T11:29:00Z">
            <w:rPr>
              <w:ins w:id="105" w:author="Pfister  Barbara" w:date="2018-03-07T11:29:00Z"/>
              <w:sz w:val="36"/>
            </w:rPr>
          </w:rPrChange>
        </w:rPr>
      </w:pPr>
      <w:commentRangeStart w:id="106"/>
      <w:ins w:id="107" w:author="Pfister  Barbara" w:date="2018-03-07T11:29:00Z">
        <w:r w:rsidRPr="00EB3AF5">
          <w:rPr>
            <w:sz w:val="36"/>
            <w:lang w:val="en-US"/>
            <w:rPrChange w:id="108" w:author="Pfister  Barbara" w:date="2018-03-07T11:29:00Z">
              <w:rPr>
                <w:sz w:val="36"/>
              </w:rPr>
            </w:rPrChange>
          </w:rPr>
          <w:lastRenderedPageBreak/>
          <w:t xml:space="preserve">Experiment C4.2, day 1 + 2: Comparison of </w:t>
        </w:r>
        <w:proofErr w:type="spellStart"/>
        <w:r w:rsidRPr="00EB3AF5">
          <w:rPr>
            <w:sz w:val="36"/>
            <w:lang w:val="en-US"/>
            <w:rPrChange w:id="109" w:author="Pfister  Barbara" w:date="2018-03-07T11:29:00Z">
              <w:rPr>
                <w:sz w:val="36"/>
              </w:rPr>
            </w:rPrChange>
          </w:rPr>
          <w:t>internodal</w:t>
        </w:r>
        <w:proofErr w:type="spellEnd"/>
        <w:r w:rsidRPr="00EB3AF5">
          <w:rPr>
            <w:sz w:val="36"/>
            <w:lang w:val="en-US"/>
            <w:rPrChange w:id="110" w:author="Pfister  Barbara" w:date="2018-03-07T11:29:00Z">
              <w:rPr>
                <w:sz w:val="36"/>
              </w:rPr>
            </w:rPrChange>
          </w:rPr>
          <w:t xml:space="preserve"> growth of dwarf and normal pea</w:t>
        </w:r>
      </w:ins>
      <w:commentRangeEnd w:id="106"/>
      <w:ins w:id="111" w:author="Pfister  Barbara" w:date="2018-03-07T11:59:00Z">
        <w:r w:rsidR="00880344">
          <w:rPr>
            <w:rStyle w:val="CommentReference"/>
            <w:rFonts w:asciiTheme="minorHAnsi" w:eastAsiaTheme="minorHAnsi" w:hAnsiTheme="minorHAnsi" w:cstheme="minorBidi"/>
            <w:color w:val="auto"/>
          </w:rPr>
          <w:commentReference w:id="106"/>
        </w:r>
      </w:ins>
    </w:p>
    <w:p w14:paraId="48D0F6FB" w14:textId="77777777" w:rsidR="00EB3AF5" w:rsidRPr="00D43EAE" w:rsidRDefault="00EB3AF5" w:rsidP="00EB3AF5">
      <w:pPr>
        <w:rPr>
          <w:ins w:id="112" w:author="Pfister  Barbara" w:date="2018-03-07T11:29:00Z"/>
          <w:lang w:val="en-US"/>
        </w:rPr>
      </w:pPr>
    </w:p>
    <w:p w14:paraId="139FE549" w14:textId="77777777" w:rsidR="00EB3AF5" w:rsidRPr="00EB3AF5" w:rsidRDefault="00EB3AF5" w:rsidP="00EB3AF5">
      <w:pPr>
        <w:pStyle w:val="Heading3"/>
        <w:rPr>
          <w:ins w:id="113" w:author="Pfister  Barbara" w:date="2018-03-07T11:29:00Z"/>
          <w:lang w:val="en-US"/>
          <w:rPrChange w:id="114" w:author="Pfister  Barbara" w:date="2018-03-07T11:29:00Z">
            <w:rPr>
              <w:ins w:id="115" w:author="Pfister  Barbara" w:date="2018-03-07T11:29:00Z"/>
            </w:rPr>
          </w:rPrChange>
        </w:rPr>
      </w:pPr>
      <w:ins w:id="116" w:author="Pfister  Barbara" w:date="2018-03-07T11:29:00Z">
        <w:r w:rsidRPr="00EB3AF5">
          <w:rPr>
            <w:lang w:val="en-US"/>
            <w:rPrChange w:id="117" w:author="Pfister  Barbara" w:date="2018-03-07T11:29:00Z">
              <w:rPr/>
            </w:rPrChange>
          </w:rPr>
          <w:t xml:space="preserve">Introduction </w:t>
        </w:r>
        <w:r w:rsidRPr="00EB3AF5">
          <w:rPr>
            <w:vertAlign w:val="superscript"/>
            <w:lang w:val="en-US"/>
            <w:rPrChange w:id="118" w:author="Pfister  Barbara" w:date="2018-03-07T11:29:00Z">
              <w:rPr>
                <w:vertAlign w:val="superscript"/>
              </w:rPr>
            </w:rPrChange>
          </w:rPr>
          <w:t>[1</w:t>
        </w:r>
        <w:proofErr w:type="gramStart"/>
        <w:r w:rsidRPr="00EB3AF5">
          <w:rPr>
            <w:vertAlign w:val="superscript"/>
            <w:lang w:val="en-US"/>
            <w:rPrChange w:id="119" w:author="Pfister  Barbara" w:date="2018-03-07T11:29:00Z">
              <w:rPr>
                <w:vertAlign w:val="superscript"/>
              </w:rPr>
            </w:rPrChange>
          </w:rPr>
          <w:t>][</w:t>
        </w:r>
        <w:proofErr w:type="gramEnd"/>
        <w:r w:rsidRPr="00EB3AF5">
          <w:rPr>
            <w:vertAlign w:val="superscript"/>
            <w:lang w:val="en-US"/>
            <w:rPrChange w:id="120" w:author="Pfister  Barbara" w:date="2018-03-07T11:29:00Z">
              <w:rPr>
                <w:vertAlign w:val="superscript"/>
              </w:rPr>
            </w:rPrChange>
          </w:rPr>
          <w:t>2][3]</w:t>
        </w:r>
      </w:ins>
    </w:p>
    <w:p w14:paraId="782BDCC9" w14:textId="77777777" w:rsidR="00EB3AF5" w:rsidRPr="00EB3AF5" w:rsidRDefault="00EB3AF5" w:rsidP="00EB3AF5">
      <w:pPr>
        <w:pStyle w:val="NoSpacing"/>
        <w:rPr>
          <w:ins w:id="121" w:author="Pfister  Barbara" w:date="2018-03-07T11:29:00Z"/>
          <w:lang w:val="en-US"/>
          <w:rPrChange w:id="122" w:author="Pfister  Barbara" w:date="2018-03-07T11:29:00Z">
            <w:rPr>
              <w:ins w:id="123" w:author="Pfister  Barbara" w:date="2018-03-07T11:29:00Z"/>
            </w:rPr>
          </w:rPrChange>
        </w:rPr>
      </w:pPr>
      <w:proofErr w:type="gramStart"/>
      <w:ins w:id="124" w:author="Pfister  Barbara" w:date="2018-03-07T11:29:00Z">
        <w:r w:rsidRPr="00EB3AF5">
          <w:rPr>
            <w:lang w:val="en-US"/>
            <w:rPrChange w:id="125" w:author="Pfister  Barbara" w:date="2018-03-07T11:29:00Z">
              <w:rPr/>
            </w:rPrChange>
          </w:rPr>
          <w:t xml:space="preserve">Peas </w:t>
        </w:r>
        <w:r w:rsidRPr="00EB3AF5">
          <w:rPr>
            <w:i/>
            <w:lang w:val="en-US"/>
            <w:rPrChange w:id="126" w:author="Pfister  Barbara" w:date="2018-03-07T11:29:00Z">
              <w:rPr>
                <w:i/>
              </w:rPr>
            </w:rPrChange>
          </w:rPr>
          <w:t>(</w:t>
        </w:r>
        <w:proofErr w:type="spellStart"/>
        <w:r w:rsidRPr="00EB3AF5">
          <w:rPr>
            <w:i/>
            <w:lang w:val="en-US"/>
            <w:rPrChange w:id="127" w:author="Pfister  Barbara" w:date="2018-03-07T11:29:00Z">
              <w:rPr>
                <w:i/>
              </w:rPr>
            </w:rPrChange>
          </w:rPr>
          <w:t>Pisum</w:t>
        </w:r>
        <w:proofErr w:type="spellEnd"/>
        <w:r w:rsidRPr="00EB3AF5">
          <w:rPr>
            <w:i/>
            <w:lang w:val="en-US"/>
            <w:rPrChange w:id="128" w:author="Pfister  Barbara" w:date="2018-03-07T11:29:00Z">
              <w:rPr>
                <w:i/>
              </w:rPr>
            </w:rPrChange>
          </w:rPr>
          <w:t xml:space="preserve"> </w:t>
        </w:r>
        <w:proofErr w:type="spellStart"/>
        <w:r w:rsidRPr="00EB3AF5">
          <w:rPr>
            <w:i/>
            <w:lang w:val="en-US"/>
            <w:rPrChange w:id="129" w:author="Pfister  Barbara" w:date="2018-03-07T11:29:00Z">
              <w:rPr>
                <w:i/>
              </w:rPr>
            </w:rPrChange>
          </w:rPr>
          <w:t>sativum</w:t>
        </w:r>
        <w:proofErr w:type="spellEnd"/>
        <w:r w:rsidRPr="00EB3AF5">
          <w:rPr>
            <w:lang w:val="en-US"/>
            <w:rPrChange w:id="130" w:author="Pfister  Barbara" w:date="2018-03-07T11:29:00Z">
              <w:rPr/>
            </w:rPrChange>
          </w:rPr>
          <w:t>) have been cultivated by humans</w:t>
        </w:r>
        <w:proofErr w:type="gramEnd"/>
        <w:r w:rsidRPr="00EB3AF5">
          <w:rPr>
            <w:lang w:val="en-US"/>
            <w:rPrChange w:id="131" w:author="Pfister  Barbara" w:date="2018-03-07T11:29:00Z">
              <w:rPr/>
            </w:rPrChange>
          </w:rPr>
          <w:t xml:space="preserve"> for a long time. </w:t>
        </w:r>
        <w:proofErr w:type="gramStart"/>
        <w:r w:rsidRPr="00EB3AF5">
          <w:rPr>
            <w:lang w:val="en-US"/>
            <w:rPrChange w:id="132" w:author="Pfister  Barbara" w:date="2018-03-07T11:29:00Z">
              <w:rPr/>
            </w:rPrChange>
          </w:rPr>
          <w:t>And hence</w:t>
        </w:r>
        <w:proofErr w:type="gramEnd"/>
        <w:r w:rsidRPr="00EB3AF5">
          <w:rPr>
            <w:lang w:val="en-US"/>
            <w:rPrChange w:id="133" w:author="Pfister  Barbara" w:date="2018-03-07T11:29:00Z">
              <w:rPr/>
            </w:rPrChange>
          </w:rPr>
          <w:t xml:space="preserve"> a plethora of varieties exist. Two of them are “Douche de Provence” and “</w:t>
        </w:r>
        <w:proofErr w:type="spellStart"/>
        <w:r w:rsidRPr="00EB3AF5">
          <w:rPr>
            <w:lang w:val="en-US"/>
            <w:rPrChange w:id="134" w:author="Pfister  Barbara" w:date="2018-03-07T11:29:00Z">
              <w:rPr/>
            </w:rPrChange>
          </w:rPr>
          <w:t>Rapido</w:t>
        </w:r>
        <w:proofErr w:type="spellEnd"/>
        <w:r w:rsidRPr="00EB3AF5">
          <w:rPr>
            <w:lang w:val="en-US"/>
            <w:rPrChange w:id="135" w:author="Pfister  Barbara" w:date="2018-03-07T11:29:00Z">
              <w:rPr/>
            </w:rPrChange>
          </w:rPr>
          <w:t xml:space="preserve">”, which </w:t>
        </w:r>
        <w:proofErr w:type="gramStart"/>
        <w:r w:rsidRPr="00EB3AF5">
          <w:rPr>
            <w:lang w:val="en-US"/>
            <w:rPrChange w:id="136" w:author="Pfister  Barbara" w:date="2018-03-07T11:29:00Z">
              <w:rPr/>
            </w:rPrChange>
          </w:rPr>
          <w:t>are used</w:t>
        </w:r>
        <w:proofErr w:type="gramEnd"/>
        <w:r w:rsidRPr="00EB3AF5">
          <w:rPr>
            <w:lang w:val="en-US"/>
            <w:rPrChange w:id="137" w:author="Pfister  Barbara" w:date="2018-03-07T11:29:00Z">
              <w:rPr/>
            </w:rPrChange>
          </w:rPr>
          <w:t xml:space="preserve"> in this experiment. “Douche de Provence” peas belong to the dwarf peas, which are smaller than normal pea plants due to a mutation. </w:t>
        </w:r>
      </w:ins>
    </w:p>
    <w:p w14:paraId="45C1FEDC" w14:textId="77777777" w:rsidR="00EB3AF5" w:rsidRPr="00EB3AF5" w:rsidRDefault="00EB3AF5" w:rsidP="00EB3AF5">
      <w:pPr>
        <w:pStyle w:val="NoSpacing"/>
        <w:rPr>
          <w:ins w:id="138" w:author="Pfister  Barbara" w:date="2018-03-07T11:29:00Z"/>
          <w:lang w:val="en-US"/>
          <w:rPrChange w:id="139" w:author="Pfister  Barbara" w:date="2018-03-07T11:29:00Z">
            <w:rPr>
              <w:ins w:id="140" w:author="Pfister  Barbara" w:date="2018-03-07T11:29:00Z"/>
            </w:rPr>
          </w:rPrChange>
        </w:rPr>
      </w:pPr>
      <w:ins w:id="141" w:author="Pfister  Barbara" w:date="2018-03-07T11:29:00Z">
        <w:r w:rsidRPr="00EB3AF5">
          <w:rPr>
            <w:lang w:val="en-US"/>
            <w:rPrChange w:id="142" w:author="Pfister  Barbara" w:date="2018-03-07T11:29:00Z">
              <w:rPr/>
            </w:rPrChange>
          </w:rPr>
          <w:t xml:space="preserve">The growth of plants </w:t>
        </w:r>
        <w:proofErr w:type="gramStart"/>
        <w:r w:rsidRPr="00EB3AF5">
          <w:rPr>
            <w:lang w:val="en-US"/>
            <w:rPrChange w:id="143" w:author="Pfister  Barbara" w:date="2018-03-07T11:29:00Z">
              <w:rPr/>
            </w:rPrChange>
          </w:rPr>
          <w:t>is influenced</w:t>
        </w:r>
        <w:proofErr w:type="gramEnd"/>
        <w:r w:rsidRPr="00EB3AF5">
          <w:rPr>
            <w:lang w:val="en-US"/>
            <w:rPrChange w:id="144" w:author="Pfister  Barbara" w:date="2018-03-07T11:29:00Z">
              <w:rPr/>
            </w:rPrChange>
          </w:rPr>
          <w:t xml:space="preserve"> by gibberellins like gibberellic acid (GA</w:t>
        </w:r>
        <w:r w:rsidRPr="00EB3AF5">
          <w:rPr>
            <w:vertAlign w:val="subscript"/>
            <w:lang w:val="en-US"/>
            <w:rPrChange w:id="145" w:author="Pfister  Barbara" w:date="2018-03-07T11:29:00Z">
              <w:rPr>
                <w:vertAlign w:val="subscript"/>
              </w:rPr>
            </w:rPrChange>
          </w:rPr>
          <w:t>3</w:t>
        </w:r>
        <w:r w:rsidRPr="00EB3AF5">
          <w:rPr>
            <w:lang w:val="en-US"/>
            <w:rPrChange w:id="146" w:author="Pfister  Barbara" w:date="2018-03-07T11:29:00Z">
              <w:rPr/>
            </w:rPrChange>
          </w:rPr>
          <w:t xml:space="preserve">). Gibberellins belongs to a great family of tetracyclic, </w:t>
        </w:r>
        <w:proofErr w:type="spellStart"/>
        <w:r w:rsidRPr="00EB3AF5">
          <w:rPr>
            <w:lang w:val="en-US"/>
            <w:rPrChange w:id="147" w:author="Pfister  Barbara" w:date="2018-03-07T11:29:00Z">
              <w:rPr/>
            </w:rPrChange>
          </w:rPr>
          <w:t>diterpenoid</w:t>
        </w:r>
        <w:proofErr w:type="spellEnd"/>
        <w:r w:rsidRPr="00EB3AF5">
          <w:rPr>
            <w:lang w:val="en-US"/>
            <w:rPrChange w:id="148" w:author="Pfister  Barbara" w:date="2018-03-07T11:29:00Z">
              <w:rPr/>
            </w:rPrChange>
          </w:rPr>
          <w:t xml:space="preserve"> growth regulators. A higher concentration of GA</w:t>
        </w:r>
        <w:r w:rsidRPr="00EB3AF5">
          <w:rPr>
            <w:vertAlign w:val="subscript"/>
            <w:lang w:val="en-US"/>
            <w:rPrChange w:id="149" w:author="Pfister  Barbara" w:date="2018-03-07T11:29:00Z">
              <w:rPr>
                <w:vertAlign w:val="subscript"/>
              </w:rPr>
            </w:rPrChange>
          </w:rPr>
          <w:t>3</w:t>
        </w:r>
        <w:r w:rsidRPr="00EB3AF5">
          <w:rPr>
            <w:lang w:val="en-US"/>
            <w:rPrChange w:id="150" w:author="Pfister  Barbara" w:date="2018-03-07T11:29:00Z">
              <w:rPr/>
            </w:rPrChange>
          </w:rPr>
          <w:t xml:space="preserve"> results in excessive organ elongation. The effect of GA</w:t>
        </w:r>
        <w:r w:rsidRPr="00EB3AF5">
          <w:rPr>
            <w:vertAlign w:val="subscript"/>
            <w:lang w:val="en-US"/>
            <w:rPrChange w:id="151" w:author="Pfister  Barbara" w:date="2018-03-07T11:29:00Z">
              <w:rPr>
                <w:vertAlign w:val="subscript"/>
              </w:rPr>
            </w:rPrChange>
          </w:rPr>
          <w:t>3</w:t>
        </w:r>
        <w:r w:rsidRPr="00EB3AF5">
          <w:rPr>
            <w:lang w:val="en-US"/>
            <w:rPrChange w:id="152" w:author="Pfister  Barbara" w:date="2018-03-07T11:29:00Z">
              <w:rPr/>
            </w:rPrChange>
          </w:rPr>
          <w:t xml:space="preserve"> on the growth of plants </w:t>
        </w:r>
        <w:proofErr w:type="gramStart"/>
        <w:r w:rsidRPr="00EB3AF5">
          <w:rPr>
            <w:lang w:val="en-US"/>
            <w:rPrChange w:id="153" w:author="Pfister  Barbara" w:date="2018-03-07T11:29:00Z">
              <w:rPr/>
            </w:rPrChange>
          </w:rPr>
          <w:t>was already found</w:t>
        </w:r>
        <w:proofErr w:type="gramEnd"/>
        <w:r w:rsidRPr="00EB3AF5">
          <w:rPr>
            <w:lang w:val="en-US"/>
            <w:rPrChange w:id="154" w:author="Pfister  Barbara" w:date="2018-03-07T11:29:00Z">
              <w:rPr/>
            </w:rPrChange>
          </w:rPr>
          <w:t xml:space="preserve"> in 1938, when a rice plant was infected with a fungus. The fungus produced GA</w:t>
        </w:r>
        <w:r w:rsidRPr="00EB3AF5">
          <w:rPr>
            <w:vertAlign w:val="subscript"/>
            <w:lang w:val="en-US"/>
            <w:rPrChange w:id="155" w:author="Pfister  Barbara" w:date="2018-03-07T11:29:00Z">
              <w:rPr>
                <w:vertAlign w:val="subscript"/>
              </w:rPr>
            </w:rPrChange>
          </w:rPr>
          <w:t>3</w:t>
        </w:r>
        <w:r w:rsidRPr="00EB3AF5">
          <w:rPr>
            <w:lang w:val="en-US"/>
            <w:rPrChange w:id="156" w:author="Pfister  Barbara" w:date="2018-03-07T11:29:00Z">
              <w:rPr/>
            </w:rPrChange>
          </w:rPr>
          <w:t>, which led to an excessive growth of stems. The increasing of the volume of the plant organs due to GA</w:t>
        </w:r>
        <w:r w:rsidRPr="00EB3AF5">
          <w:rPr>
            <w:vertAlign w:val="subscript"/>
            <w:lang w:val="en-US"/>
            <w:rPrChange w:id="157" w:author="Pfister  Barbara" w:date="2018-03-07T11:29:00Z">
              <w:rPr>
                <w:vertAlign w:val="subscript"/>
              </w:rPr>
            </w:rPrChange>
          </w:rPr>
          <w:t>3</w:t>
        </w:r>
        <w:r w:rsidRPr="00EB3AF5">
          <w:rPr>
            <w:lang w:val="en-US"/>
            <w:rPrChange w:id="158" w:author="Pfister  Barbara" w:date="2018-03-07T11:29:00Z">
              <w:rPr/>
            </w:rPrChange>
          </w:rPr>
          <w:t xml:space="preserve"> </w:t>
        </w:r>
        <w:proofErr w:type="gramStart"/>
        <w:r w:rsidRPr="00EB3AF5">
          <w:rPr>
            <w:lang w:val="en-US"/>
            <w:rPrChange w:id="159" w:author="Pfister  Barbara" w:date="2018-03-07T11:29:00Z">
              <w:rPr/>
            </w:rPrChange>
          </w:rPr>
          <w:t>is achieved</w:t>
        </w:r>
        <w:proofErr w:type="gramEnd"/>
        <w:r w:rsidRPr="00EB3AF5">
          <w:rPr>
            <w:lang w:val="en-US"/>
            <w:rPrChange w:id="160" w:author="Pfister  Barbara" w:date="2018-03-07T11:29:00Z">
              <w:rPr/>
            </w:rPrChange>
          </w:rPr>
          <w:t xml:space="preserve"> by cell expansion and higher cell division rates.</w:t>
        </w:r>
      </w:ins>
    </w:p>
    <w:p w14:paraId="3E5B10DE" w14:textId="77777777" w:rsidR="00EB3AF5" w:rsidRPr="00EB3AF5" w:rsidRDefault="00EB3AF5" w:rsidP="00EB3AF5">
      <w:pPr>
        <w:pStyle w:val="NoSpacing"/>
        <w:rPr>
          <w:ins w:id="161" w:author="Pfister  Barbara" w:date="2018-03-07T11:29:00Z"/>
          <w:lang w:val="en-US"/>
          <w:rPrChange w:id="162" w:author="Pfister  Barbara" w:date="2018-03-07T11:29:00Z">
            <w:rPr>
              <w:ins w:id="163" w:author="Pfister  Barbara" w:date="2018-03-07T11:29:00Z"/>
            </w:rPr>
          </w:rPrChange>
        </w:rPr>
      </w:pPr>
    </w:p>
    <w:p w14:paraId="46A2F169" w14:textId="77777777" w:rsidR="00EB3AF5" w:rsidRPr="00EB3AF5" w:rsidRDefault="00EB3AF5" w:rsidP="00EB3AF5">
      <w:pPr>
        <w:pStyle w:val="Heading3"/>
        <w:rPr>
          <w:ins w:id="164" w:author="Pfister  Barbara" w:date="2018-03-07T11:29:00Z"/>
          <w:lang w:val="en-US"/>
          <w:rPrChange w:id="165" w:author="Pfister  Barbara" w:date="2018-03-07T11:29:00Z">
            <w:rPr>
              <w:ins w:id="166" w:author="Pfister  Barbara" w:date="2018-03-07T11:29:00Z"/>
            </w:rPr>
          </w:rPrChange>
        </w:rPr>
      </w:pPr>
      <w:ins w:id="167" w:author="Pfister  Barbara" w:date="2018-03-07T11:29:00Z">
        <w:r w:rsidRPr="00EB3AF5">
          <w:rPr>
            <w:lang w:val="en-US"/>
            <w:rPrChange w:id="168" w:author="Pfister  Barbara" w:date="2018-03-07T11:29:00Z">
              <w:rPr/>
            </w:rPrChange>
          </w:rPr>
          <w:t>Hypothesis</w:t>
        </w:r>
      </w:ins>
    </w:p>
    <w:p w14:paraId="74141E09" w14:textId="77777777" w:rsidR="00EB3AF5" w:rsidRPr="00EB3AF5" w:rsidRDefault="00EB3AF5" w:rsidP="00EB3AF5">
      <w:pPr>
        <w:pStyle w:val="NoSpacing"/>
        <w:rPr>
          <w:ins w:id="169" w:author="Pfister  Barbara" w:date="2018-03-07T11:29:00Z"/>
          <w:lang w:val="en-US"/>
          <w:rPrChange w:id="170" w:author="Pfister  Barbara" w:date="2018-03-07T11:29:00Z">
            <w:rPr>
              <w:ins w:id="171" w:author="Pfister  Barbara" w:date="2018-03-07T11:29:00Z"/>
            </w:rPr>
          </w:rPrChange>
        </w:rPr>
      </w:pPr>
      <w:ins w:id="172" w:author="Pfister  Barbara" w:date="2018-03-07T11:29:00Z">
        <w:r w:rsidRPr="00EB3AF5">
          <w:rPr>
            <w:lang w:val="en-US"/>
            <w:rPrChange w:id="173" w:author="Pfister  Barbara" w:date="2018-03-07T11:29:00Z">
              <w:rPr/>
            </w:rPrChange>
          </w:rPr>
          <w:t>The normal peas will show a difference in growth of the internodes, due to the different treatment (GA</w:t>
        </w:r>
        <w:r w:rsidRPr="00EB3AF5">
          <w:rPr>
            <w:vertAlign w:val="subscript"/>
            <w:lang w:val="en-US"/>
            <w:rPrChange w:id="174" w:author="Pfister  Barbara" w:date="2018-03-07T11:29:00Z">
              <w:rPr>
                <w:vertAlign w:val="subscript"/>
              </w:rPr>
            </w:rPrChange>
          </w:rPr>
          <w:t>3</w:t>
        </w:r>
        <w:r w:rsidRPr="00EB3AF5">
          <w:rPr>
            <w:lang w:val="en-US"/>
            <w:rPrChange w:id="175" w:author="Pfister  Barbara" w:date="2018-03-07T11:29:00Z">
              <w:rPr/>
            </w:rPrChange>
          </w:rPr>
          <w:t>/control). The dwarf peas will not show a difference in the growth of the internodes due to the treatment.</w:t>
        </w:r>
      </w:ins>
    </w:p>
    <w:p w14:paraId="42D137C1" w14:textId="77777777" w:rsidR="00EB3AF5" w:rsidRPr="00EB3AF5" w:rsidRDefault="00EB3AF5" w:rsidP="00EB3AF5">
      <w:pPr>
        <w:pStyle w:val="NoSpacing"/>
        <w:rPr>
          <w:ins w:id="176" w:author="Pfister  Barbara" w:date="2018-03-07T11:29:00Z"/>
          <w:lang w:val="en-US"/>
          <w:rPrChange w:id="177" w:author="Pfister  Barbara" w:date="2018-03-07T11:29:00Z">
            <w:rPr>
              <w:ins w:id="178" w:author="Pfister  Barbara" w:date="2018-03-07T11:29:00Z"/>
            </w:rPr>
          </w:rPrChange>
        </w:rPr>
      </w:pPr>
    </w:p>
    <w:p w14:paraId="6F54C3F2" w14:textId="77777777" w:rsidR="00EB3AF5" w:rsidRDefault="00EB3AF5" w:rsidP="00EB3AF5">
      <w:pPr>
        <w:pStyle w:val="Heading3"/>
        <w:rPr>
          <w:ins w:id="179" w:author="Pfister  Barbara" w:date="2018-03-07T11:29:00Z"/>
        </w:rPr>
      </w:pPr>
      <w:proofErr w:type="spellStart"/>
      <w:ins w:id="180" w:author="Pfister  Barbara" w:date="2018-03-07T11:29:00Z">
        <w:r>
          <w:t>Methods</w:t>
        </w:r>
        <w:proofErr w:type="spellEnd"/>
        <w:r>
          <w:t xml:space="preserve"> </w:t>
        </w:r>
        <w:r>
          <w:rPr>
            <w:vertAlign w:val="superscript"/>
          </w:rPr>
          <w:t>[1]</w:t>
        </w:r>
      </w:ins>
    </w:p>
    <w:p w14:paraId="21EE1D24" w14:textId="77777777" w:rsidR="00EB3AF5" w:rsidRPr="00EB3AF5" w:rsidRDefault="00EB3AF5" w:rsidP="00EB3AF5">
      <w:pPr>
        <w:pStyle w:val="NoSpacing"/>
        <w:numPr>
          <w:ilvl w:val="0"/>
          <w:numId w:val="2"/>
        </w:numPr>
        <w:rPr>
          <w:ins w:id="181" w:author="Pfister  Barbara" w:date="2018-03-07T11:29:00Z"/>
          <w:lang w:val="en-US"/>
          <w:rPrChange w:id="182" w:author="Pfister  Barbara" w:date="2018-03-07T11:29:00Z">
            <w:rPr>
              <w:ins w:id="183" w:author="Pfister  Barbara" w:date="2018-03-07T11:29:00Z"/>
            </w:rPr>
          </w:rPrChange>
        </w:rPr>
      </w:pPr>
      <w:ins w:id="184" w:author="Pfister  Barbara" w:date="2018-03-07T11:29:00Z">
        <w:r w:rsidRPr="00EB3AF5">
          <w:rPr>
            <w:lang w:val="en-US"/>
            <w:rPrChange w:id="185" w:author="Pfister  Barbara" w:date="2018-03-07T11:29:00Z">
              <w:rPr/>
            </w:rPrChange>
          </w:rPr>
          <w:t>internodes of 5 plants of each different treatment were measured and marked</w:t>
        </w:r>
      </w:ins>
    </w:p>
    <w:p w14:paraId="46E0BC3A" w14:textId="77777777" w:rsidR="00EB3AF5" w:rsidRPr="00EB3AF5" w:rsidRDefault="00EB3AF5" w:rsidP="00EB3AF5">
      <w:pPr>
        <w:pStyle w:val="NoSpacing"/>
        <w:numPr>
          <w:ilvl w:val="0"/>
          <w:numId w:val="2"/>
        </w:numPr>
        <w:rPr>
          <w:ins w:id="186" w:author="Pfister  Barbara" w:date="2018-03-07T11:29:00Z"/>
          <w:lang w:val="en-US"/>
          <w:rPrChange w:id="187" w:author="Pfister  Barbara" w:date="2018-03-07T11:29:00Z">
            <w:rPr>
              <w:ins w:id="188" w:author="Pfister  Barbara" w:date="2018-03-07T11:29:00Z"/>
            </w:rPr>
          </w:rPrChange>
        </w:rPr>
      </w:pPr>
      <w:ins w:id="189" w:author="Pfister  Barbara" w:date="2018-03-07T11:29:00Z">
        <w:r w:rsidRPr="00EB3AF5">
          <w:rPr>
            <w:lang w:val="en-US"/>
            <w:rPrChange w:id="190" w:author="Pfister  Barbara" w:date="2018-03-07T11:29:00Z">
              <w:rPr/>
            </w:rPrChange>
          </w:rPr>
          <w:t>plants were sprayed with control or GA</w:t>
        </w:r>
        <w:r w:rsidRPr="00EB3AF5">
          <w:rPr>
            <w:vertAlign w:val="subscript"/>
            <w:lang w:val="en-US"/>
            <w:rPrChange w:id="191" w:author="Pfister  Barbara" w:date="2018-03-07T11:29:00Z">
              <w:rPr>
                <w:vertAlign w:val="subscript"/>
              </w:rPr>
            </w:rPrChange>
          </w:rPr>
          <w:t>3</w:t>
        </w:r>
        <w:r w:rsidRPr="00EB3AF5">
          <w:rPr>
            <w:lang w:val="en-US"/>
            <w:rPrChange w:id="192" w:author="Pfister  Barbara" w:date="2018-03-07T11:29:00Z">
              <w:rPr/>
            </w:rPrChange>
          </w:rPr>
          <w:t xml:space="preserve"> solution</w:t>
        </w:r>
      </w:ins>
    </w:p>
    <w:p w14:paraId="36A1E838" w14:textId="77777777" w:rsidR="00EB3AF5" w:rsidRDefault="00EB3AF5" w:rsidP="00EB3AF5">
      <w:pPr>
        <w:pStyle w:val="NoSpacing"/>
        <w:numPr>
          <w:ilvl w:val="0"/>
          <w:numId w:val="2"/>
        </w:numPr>
        <w:rPr>
          <w:ins w:id="193" w:author="Pfister  Barbara" w:date="2018-03-07T11:29:00Z"/>
        </w:rPr>
      </w:pPr>
      <w:proofErr w:type="spellStart"/>
      <w:ins w:id="194" w:author="Pfister  Barbara" w:date="2018-03-07T11:29:00Z">
        <w:r>
          <w:t>plants</w:t>
        </w:r>
        <w:proofErr w:type="spellEnd"/>
        <w:r>
          <w:t xml:space="preserve"> </w:t>
        </w:r>
        <w:proofErr w:type="spellStart"/>
        <w:r>
          <w:t>were</w:t>
        </w:r>
        <w:proofErr w:type="spellEnd"/>
        <w:r>
          <w:t xml:space="preserve"> </w:t>
        </w:r>
        <w:proofErr w:type="spellStart"/>
        <w:r>
          <w:t>grown</w:t>
        </w:r>
        <w:proofErr w:type="spellEnd"/>
        <w:r>
          <w:t xml:space="preserve"> </w:t>
        </w:r>
        <w:proofErr w:type="spellStart"/>
        <w:r>
          <w:t>for</w:t>
        </w:r>
        <w:proofErr w:type="spellEnd"/>
        <w:r>
          <w:t xml:space="preserve"> 1 </w:t>
        </w:r>
        <w:proofErr w:type="spellStart"/>
        <w:r>
          <w:t>week</w:t>
        </w:r>
        <w:proofErr w:type="spellEnd"/>
      </w:ins>
    </w:p>
    <w:p w14:paraId="7C567C70" w14:textId="77777777" w:rsidR="00EB3AF5" w:rsidRDefault="00EB3AF5" w:rsidP="00EB3AF5">
      <w:pPr>
        <w:pStyle w:val="NoSpacing"/>
        <w:numPr>
          <w:ilvl w:val="0"/>
          <w:numId w:val="2"/>
        </w:numPr>
        <w:rPr>
          <w:ins w:id="195" w:author="Pfister  Barbara" w:date="2018-03-07T11:29:00Z"/>
        </w:rPr>
      </w:pPr>
      <w:proofErr w:type="spellStart"/>
      <w:ins w:id="196" w:author="Pfister  Barbara" w:date="2018-03-07T11:29:00Z">
        <w:r>
          <w:t>internodes</w:t>
        </w:r>
        <w:proofErr w:type="spellEnd"/>
        <w:r>
          <w:t xml:space="preserve"> </w:t>
        </w:r>
        <w:proofErr w:type="spellStart"/>
        <w:r>
          <w:t>were</w:t>
        </w:r>
        <w:proofErr w:type="spellEnd"/>
        <w:r>
          <w:t xml:space="preserve"> </w:t>
        </w:r>
        <w:proofErr w:type="spellStart"/>
        <w:r>
          <w:t>measured</w:t>
        </w:r>
        <w:proofErr w:type="spellEnd"/>
        <w:r>
          <w:t xml:space="preserve"> </w:t>
        </w:r>
        <w:proofErr w:type="spellStart"/>
        <w:r>
          <w:t>again</w:t>
        </w:r>
        <w:proofErr w:type="spellEnd"/>
      </w:ins>
    </w:p>
    <w:p w14:paraId="1CF0DB90" w14:textId="77777777" w:rsidR="00EB53BA" w:rsidRDefault="00EB53BA" w:rsidP="00A05474">
      <w:pPr>
        <w:rPr>
          <w:sz w:val="24"/>
          <w:szCs w:val="24"/>
          <w:vertAlign w:val="superscript"/>
          <w:lang w:val="en-US"/>
        </w:rPr>
      </w:pPr>
    </w:p>
    <w:p w14:paraId="5F23D4FD" w14:textId="77777777" w:rsidR="00EB53BA" w:rsidRDefault="00EB53BA" w:rsidP="00EB53BA">
      <w:pPr>
        <w:pStyle w:val="Heading3"/>
        <w:tabs>
          <w:tab w:val="left" w:pos="1490"/>
        </w:tabs>
      </w:pPr>
      <w:proofErr w:type="spellStart"/>
      <w:r>
        <w:t>Results</w:t>
      </w:r>
      <w:proofErr w:type="spellEnd"/>
    </w:p>
    <w:tbl>
      <w:tblPr>
        <w:tblStyle w:val="TableGrid"/>
        <w:tblW w:w="0" w:type="auto"/>
        <w:tblInd w:w="0" w:type="dxa"/>
        <w:tblLook w:val="04A0" w:firstRow="1" w:lastRow="0" w:firstColumn="1" w:lastColumn="0" w:noHBand="0" w:noVBand="1"/>
      </w:tblPr>
      <w:tblGrid>
        <w:gridCol w:w="1099"/>
        <w:gridCol w:w="975"/>
        <w:gridCol w:w="998"/>
        <w:gridCol w:w="1001"/>
        <w:gridCol w:w="998"/>
        <w:gridCol w:w="997"/>
        <w:gridCol w:w="998"/>
        <w:gridCol w:w="998"/>
        <w:gridCol w:w="998"/>
      </w:tblGrid>
      <w:tr w:rsidR="00EB53BA" w:rsidRPr="00EB3AF5" w14:paraId="73677676"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7CAED828" w14:textId="77777777" w:rsidR="00EB53BA" w:rsidRDefault="00EB53BA">
            <w:pPr>
              <w:pStyle w:val="NoSpacing"/>
              <w:ind w:left="-120"/>
              <w:rPr>
                <w:sz w:val="18"/>
                <w:szCs w:val="18"/>
              </w:rPr>
            </w:pPr>
            <w:r>
              <w:rPr>
                <w:sz w:val="18"/>
                <w:szCs w:val="18"/>
              </w:rPr>
              <w:t xml:space="preserve">Plant/ </w:t>
            </w:r>
            <w:proofErr w:type="spellStart"/>
            <w:r>
              <w:rPr>
                <w:sz w:val="18"/>
                <w:szCs w:val="18"/>
              </w:rPr>
              <w:t>Internode</w:t>
            </w:r>
            <w:proofErr w:type="spellEnd"/>
          </w:p>
        </w:tc>
        <w:tc>
          <w:tcPr>
            <w:tcW w:w="997" w:type="dxa"/>
            <w:tcBorders>
              <w:top w:val="single" w:sz="4" w:space="0" w:color="auto"/>
              <w:left w:val="single" w:sz="4" w:space="0" w:color="auto"/>
              <w:bottom w:val="single" w:sz="4" w:space="0" w:color="auto"/>
              <w:right w:val="single" w:sz="4" w:space="0" w:color="auto"/>
            </w:tcBorders>
            <w:hideMark/>
          </w:tcPr>
          <w:p w14:paraId="5AA76619" w14:textId="77777777" w:rsidR="00EB53BA" w:rsidRPr="00EB53BA" w:rsidRDefault="00EB53BA">
            <w:pPr>
              <w:pStyle w:val="NoSpacing"/>
              <w:ind w:left="-110"/>
              <w:rPr>
                <w:sz w:val="18"/>
                <w:szCs w:val="18"/>
                <w:lang w:val="en-US"/>
              </w:rPr>
            </w:pPr>
            <w:r w:rsidRPr="00EB53BA">
              <w:rPr>
                <w:sz w:val="18"/>
                <w:szCs w:val="18"/>
                <w:lang w:val="en-US"/>
              </w:rPr>
              <w:t>Length internodes, normal pea, before GA</w:t>
            </w:r>
            <w:r w:rsidRPr="00EB53BA">
              <w:rPr>
                <w:sz w:val="18"/>
                <w:szCs w:val="18"/>
                <w:vertAlign w:val="subscript"/>
                <w:lang w:val="en-US"/>
              </w:rPr>
              <w:t xml:space="preserve">3 </w:t>
            </w:r>
            <w:r w:rsidRPr="00EB53BA">
              <w:rPr>
                <w:sz w:val="18"/>
                <w:szCs w:val="18"/>
                <w:lang w:val="en-US"/>
              </w:rPr>
              <w:t>treatment [mm]</w:t>
            </w:r>
          </w:p>
        </w:tc>
        <w:tc>
          <w:tcPr>
            <w:tcW w:w="1034" w:type="dxa"/>
            <w:tcBorders>
              <w:top w:val="single" w:sz="4" w:space="0" w:color="auto"/>
              <w:left w:val="single" w:sz="4" w:space="0" w:color="auto"/>
              <w:bottom w:val="single" w:sz="4" w:space="0" w:color="auto"/>
              <w:right w:val="single" w:sz="4" w:space="0" w:color="auto"/>
            </w:tcBorders>
            <w:hideMark/>
          </w:tcPr>
          <w:p w14:paraId="6304B8C1" w14:textId="77777777" w:rsidR="00EB53BA" w:rsidRPr="00EB53BA" w:rsidRDefault="00EB53BA">
            <w:pPr>
              <w:pStyle w:val="NoSpacing"/>
              <w:ind w:left="-110"/>
              <w:rPr>
                <w:sz w:val="18"/>
                <w:szCs w:val="18"/>
                <w:lang w:val="en-US"/>
              </w:rPr>
            </w:pPr>
            <w:r w:rsidRPr="00EB53BA">
              <w:rPr>
                <w:sz w:val="18"/>
                <w:szCs w:val="18"/>
                <w:lang w:val="en-US"/>
              </w:rPr>
              <w:t xml:space="preserve">Length internodes, normal pea, </w:t>
            </w:r>
            <w:ins w:id="197" w:author="Pfister  Barbara" w:date="2018-03-07T11:31:00Z">
              <w:r w:rsidR="00EE2BC8">
                <w:rPr>
                  <w:sz w:val="18"/>
                  <w:szCs w:val="18"/>
                  <w:lang w:val="en-US"/>
                </w:rPr>
                <w:t xml:space="preserve">after </w:t>
              </w:r>
            </w:ins>
            <w:r w:rsidRPr="00EB53BA">
              <w:rPr>
                <w:sz w:val="18"/>
                <w:szCs w:val="18"/>
                <w:lang w:val="en-US"/>
              </w:rPr>
              <w:t>GA</w:t>
            </w:r>
            <w:r w:rsidRPr="00EB53BA">
              <w:rPr>
                <w:sz w:val="18"/>
                <w:szCs w:val="18"/>
                <w:vertAlign w:val="subscript"/>
                <w:lang w:val="en-US"/>
              </w:rPr>
              <w:t>3</w:t>
            </w:r>
            <w:r w:rsidRPr="00EB53BA">
              <w:rPr>
                <w:sz w:val="18"/>
                <w:szCs w:val="18"/>
                <w:lang w:val="en-US"/>
              </w:rPr>
              <w:t xml:space="preserve"> treatment [mm]</w:t>
            </w:r>
          </w:p>
        </w:tc>
        <w:tc>
          <w:tcPr>
            <w:tcW w:w="1039" w:type="dxa"/>
            <w:tcBorders>
              <w:top w:val="single" w:sz="4" w:space="0" w:color="auto"/>
              <w:left w:val="single" w:sz="4" w:space="0" w:color="auto"/>
              <w:bottom w:val="single" w:sz="4" w:space="0" w:color="auto"/>
              <w:right w:val="single" w:sz="4" w:space="0" w:color="auto"/>
            </w:tcBorders>
            <w:hideMark/>
          </w:tcPr>
          <w:p w14:paraId="47309EA0" w14:textId="77777777" w:rsidR="00EB53BA" w:rsidRPr="00EB53BA" w:rsidRDefault="00EB53BA">
            <w:pPr>
              <w:pStyle w:val="NoSpacing"/>
              <w:ind w:left="-110"/>
              <w:rPr>
                <w:sz w:val="18"/>
                <w:szCs w:val="18"/>
                <w:lang w:val="en-US"/>
              </w:rPr>
            </w:pPr>
            <w:r w:rsidRPr="00EB53BA">
              <w:rPr>
                <w:sz w:val="18"/>
                <w:szCs w:val="18"/>
                <w:lang w:val="en-US"/>
              </w:rPr>
              <w:t>Length internodes, normal pea, before treatment [mm]</w:t>
            </w:r>
          </w:p>
        </w:tc>
        <w:tc>
          <w:tcPr>
            <w:tcW w:w="1034" w:type="dxa"/>
            <w:tcBorders>
              <w:top w:val="single" w:sz="4" w:space="0" w:color="auto"/>
              <w:left w:val="single" w:sz="4" w:space="0" w:color="auto"/>
              <w:bottom w:val="single" w:sz="4" w:space="0" w:color="auto"/>
              <w:right w:val="single" w:sz="4" w:space="0" w:color="auto"/>
            </w:tcBorders>
            <w:hideMark/>
          </w:tcPr>
          <w:p w14:paraId="2F424A26" w14:textId="77777777" w:rsidR="00EB53BA" w:rsidRPr="00EB53BA" w:rsidRDefault="00EB53BA">
            <w:pPr>
              <w:pStyle w:val="NoSpacing"/>
              <w:ind w:left="-110"/>
              <w:rPr>
                <w:sz w:val="18"/>
                <w:szCs w:val="18"/>
                <w:lang w:val="en-US"/>
              </w:rPr>
            </w:pPr>
            <w:r w:rsidRPr="00EB53BA">
              <w:rPr>
                <w:sz w:val="18"/>
                <w:szCs w:val="18"/>
                <w:lang w:val="en-US"/>
              </w:rPr>
              <w:t xml:space="preserve">Length internodes, normal pea, </w:t>
            </w:r>
            <w:ins w:id="198" w:author="Pfister  Barbara" w:date="2018-03-07T11:31:00Z">
              <w:r w:rsidR="00EE2BC8">
                <w:rPr>
                  <w:sz w:val="18"/>
                  <w:szCs w:val="18"/>
                  <w:lang w:val="en-US"/>
                </w:rPr>
                <w:t xml:space="preserve">after </w:t>
              </w:r>
            </w:ins>
            <w:r w:rsidRPr="00EB53BA">
              <w:rPr>
                <w:sz w:val="18"/>
                <w:szCs w:val="18"/>
                <w:lang w:val="en-US"/>
              </w:rPr>
              <w:t>control treatment [mm]</w:t>
            </w:r>
          </w:p>
        </w:tc>
        <w:tc>
          <w:tcPr>
            <w:tcW w:w="1032" w:type="dxa"/>
            <w:tcBorders>
              <w:top w:val="single" w:sz="4" w:space="0" w:color="auto"/>
              <w:left w:val="single" w:sz="4" w:space="0" w:color="auto"/>
              <w:bottom w:val="single" w:sz="4" w:space="0" w:color="auto"/>
              <w:right w:val="single" w:sz="4" w:space="0" w:color="auto"/>
            </w:tcBorders>
            <w:hideMark/>
          </w:tcPr>
          <w:p w14:paraId="1D236E78" w14:textId="77777777" w:rsidR="00EB53BA" w:rsidRPr="00EB53BA" w:rsidRDefault="00EB53BA">
            <w:pPr>
              <w:pStyle w:val="NoSpacing"/>
              <w:ind w:left="-110"/>
              <w:rPr>
                <w:sz w:val="18"/>
                <w:szCs w:val="18"/>
                <w:lang w:val="en-US"/>
              </w:rPr>
            </w:pPr>
            <w:r w:rsidRPr="00EB53BA">
              <w:rPr>
                <w:sz w:val="18"/>
                <w:szCs w:val="18"/>
                <w:lang w:val="en-US"/>
              </w:rPr>
              <w:t>Length internodes, dwarf pea, before GA</w:t>
            </w:r>
            <w:r w:rsidRPr="00EB53BA">
              <w:rPr>
                <w:sz w:val="18"/>
                <w:szCs w:val="18"/>
                <w:vertAlign w:val="subscript"/>
                <w:lang w:val="en-US"/>
              </w:rPr>
              <w:t>3</w:t>
            </w:r>
            <w:r w:rsidRPr="00EB53BA">
              <w:rPr>
                <w:sz w:val="18"/>
                <w:szCs w:val="18"/>
                <w:lang w:val="en-US"/>
              </w:rPr>
              <w:t xml:space="preserve"> treatment [mm]</w:t>
            </w:r>
          </w:p>
        </w:tc>
        <w:tc>
          <w:tcPr>
            <w:tcW w:w="1034" w:type="dxa"/>
            <w:tcBorders>
              <w:top w:val="single" w:sz="4" w:space="0" w:color="auto"/>
              <w:left w:val="single" w:sz="4" w:space="0" w:color="auto"/>
              <w:bottom w:val="single" w:sz="4" w:space="0" w:color="auto"/>
              <w:right w:val="single" w:sz="4" w:space="0" w:color="auto"/>
            </w:tcBorders>
            <w:hideMark/>
          </w:tcPr>
          <w:p w14:paraId="7351C330" w14:textId="77777777" w:rsidR="00EB53BA" w:rsidRPr="00EB53BA" w:rsidRDefault="00EB53BA">
            <w:pPr>
              <w:pStyle w:val="NoSpacing"/>
              <w:ind w:left="-110"/>
              <w:rPr>
                <w:sz w:val="18"/>
                <w:szCs w:val="18"/>
                <w:lang w:val="en-US"/>
              </w:rPr>
            </w:pPr>
            <w:r w:rsidRPr="00EB53BA">
              <w:rPr>
                <w:sz w:val="18"/>
                <w:szCs w:val="18"/>
                <w:lang w:val="en-US"/>
              </w:rPr>
              <w:t>Length internodes, dwarf pea, GA</w:t>
            </w:r>
            <w:r w:rsidRPr="00EB53BA">
              <w:rPr>
                <w:sz w:val="18"/>
                <w:szCs w:val="18"/>
                <w:vertAlign w:val="subscript"/>
                <w:lang w:val="en-US"/>
              </w:rPr>
              <w:t>3</w:t>
            </w:r>
            <w:r w:rsidRPr="00EB53BA">
              <w:rPr>
                <w:sz w:val="18"/>
                <w:szCs w:val="18"/>
                <w:lang w:val="en-US"/>
              </w:rPr>
              <w:t xml:space="preserve"> treatment [mm]</w:t>
            </w:r>
          </w:p>
        </w:tc>
        <w:tc>
          <w:tcPr>
            <w:tcW w:w="1034" w:type="dxa"/>
            <w:tcBorders>
              <w:top w:val="single" w:sz="4" w:space="0" w:color="auto"/>
              <w:left w:val="single" w:sz="4" w:space="0" w:color="auto"/>
              <w:bottom w:val="single" w:sz="4" w:space="0" w:color="auto"/>
              <w:right w:val="single" w:sz="4" w:space="0" w:color="auto"/>
            </w:tcBorders>
            <w:hideMark/>
          </w:tcPr>
          <w:p w14:paraId="22BA0139" w14:textId="77777777" w:rsidR="00EB53BA" w:rsidRPr="00EB53BA" w:rsidRDefault="00EB53BA">
            <w:pPr>
              <w:pStyle w:val="NoSpacing"/>
              <w:ind w:left="-110"/>
              <w:rPr>
                <w:sz w:val="18"/>
                <w:szCs w:val="18"/>
                <w:lang w:val="en-US"/>
              </w:rPr>
            </w:pPr>
            <w:r w:rsidRPr="00EB53BA">
              <w:rPr>
                <w:sz w:val="18"/>
                <w:szCs w:val="18"/>
                <w:lang w:val="en-US"/>
              </w:rPr>
              <w:t>Length internodes, dwarf pea, before treatment [mm]</w:t>
            </w:r>
          </w:p>
        </w:tc>
        <w:tc>
          <w:tcPr>
            <w:tcW w:w="1034" w:type="dxa"/>
            <w:tcBorders>
              <w:top w:val="single" w:sz="4" w:space="0" w:color="auto"/>
              <w:left w:val="single" w:sz="4" w:space="0" w:color="auto"/>
              <w:bottom w:val="single" w:sz="4" w:space="0" w:color="auto"/>
              <w:right w:val="single" w:sz="4" w:space="0" w:color="auto"/>
            </w:tcBorders>
            <w:hideMark/>
          </w:tcPr>
          <w:p w14:paraId="54CDBA0D" w14:textId="77777777" w:rsidR="00EB53BA" w:rsidRPr="00EB53BA" w:rsidRDefault="00EB53BA">
            <w:pPr>
              <w:pStyle w:val="NoSpacing"/>
              <w:ind w:left="-110"/>
              <w:rPr>
                <w:sz w:val="18"/>
                <w:szCs w:val="18"/>
                <w:lang w:val="en-US"/>
              </w:rPr>
            </w:pPr>
            <w:r w:rsidRPr="00EB53BA">
              <w:rPr>
                <w:sz w:val="18"/>
                <w:szCs w:val="18"/>
                <w:lang w:val="en-US"/>
              </w:rPr>
              <w:t>Length internodes, dwarf pea, control treatment [mm]</w:t>
            </w:r>
          </w:p>
        </w:tc>
      </w:tr>
      <w:tr w:rsidR="00EB53BA" w14:paraId="57A492A8"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33882BA" w14:textId="77777777" w:rsidR="00EB53BA" w:rsidRDefault="00EB53BA">
            <w:pPr>
              <w:pStyle w:val="NoSpacing"/>
            </w:pPr>
            <w:r>
              <w:t>1/1</w:t>
            </w:r>
          </w:p>
        </w:tc>
        <w:tc>
          <w:tcPr>
            <w:tcW w:w="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FC0F23" w14:textId="77777777" w:rsidR="00EB53BA" w:rsidRDefault="00EB53BA">
            <w:pPr>
              <w:pStyle w:val="NoSpacing"/>
              <w:jc w:val="center"/>
            </w:pPr>
            <w:r>
              <w:t>45</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DD64F8" w14:textId="77777777" w:rsidR="00EB53BA" w:rsidRDefault="00EB53BA">
            <w:pPr>
              <w:pStyle w:val="NoSpacing"/>
              <w:jc w:val="center"/>
            </w:pPr>
            <w:r>
              <w:t>45</w:t>
            </w:r>
          </w:p>
        </w:tc>
        <w:tc>
          <w:tcPr>
            <w:tcW w:w="1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73ADC" w14:textId="77777777" w:rsidR="00EB53BA" w:rsidRDefault="00EB53BA">
            <w:pPr>
              <w:pStyle w:val="NoSpacing"/>
              <w:jc w:val="center"/>
            </w:pPr>
            <w:r>
              <w:t>51</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19EFAD" w14:textId="77777777" w:rsidR="00EB53BA" w:rsidRDefault="00EB53BA">
            <w:pPr>
              <w:pStyle w:val="NoSpacing"/>
              <w:jc w:val="center"/>
            </w:pPr>
            <w:r>
              <w:t>55</w:t>
            </w:r>
          </w:p>
        </w:tc>
        <w:tc>
          <w:tcPr>
            <w:tcW w:w="1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0C8CF3" w14:textId="77777777" w:rsidR="00EB53BA" w:rsidRDefault="00EB53BA">
            <w:pPr>
              <w:pStyle w:val="NoSpacing"/>
              <w:jc w:val="center"/>
            </w:pPr>
            <w:r>
              <w:t>18</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881C98" w14:textId="77777777" w:rsidR="00EB53BA" w:rsidRDefault="00EB53BA">
            <w:pPr>
              <w:pStyle w:val="NoSpacing"/>
              <w:jc w:val="center"/>
            </w:pPr>
            <w:r>
              <w:t>18</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BDD6A6" w14:textId="77777777" w:rsidR="00EB53BA" w:rsidRDefault="00EB53BA">
            <w:pPr>
              <w:pStyle w:val="NoSpacing"/>
              <w:jc w:val="center"/>
            </w:pPr>
            <w:r>
              <w:t>23</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E07991" w14:textId="77777777" w:rsidR="00EB53BA" w:rsidRDefault="00EB53BA">
            <w:pPr>
              <w:pStyle w:val="NoSpacing"/>
              <w:jc w:val="center"/>
            </w:pPr>
            <w:r>
              <w:t>23</w:t>
            </w:r>
          </w:p>
        </w:tc>
      </w:tr>
      <w:tr w:rsidR="00EB53BA" w14:paraId="40A57EF7"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9B0EEC" w14:textId="77777777" w:rsidR="00EB53BA" w:rsidRDefault="00EB53BA">
            <w:pPr>
              <w:pStyle w:val="NoSpacing"/>
            </w:pPr>
            <w:r>
              <w:t>1/2</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98500B" w14:textId="77777777" w:rsidR="00EB53BA" w:rsidRDefault="00EB53BA">
            <w:pPr>
              <w:pStyle w:val="NoSpacing"/>
              <w:jc w:val="center"/>
            </w:pPr>
            <w:r>
              <w:t>50</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43ADCF" w14:textId="77777777" w:rsidR="00EB53BA" w:rsidRDefault="00EB53BA">
            <w:pPr>
              <w:pStyle w:val="NoSpacing"/>
              <w:jc w:val="center"/>
            </w:pPr>
            <w:r>
              <w:t>50</w:t>
            </w:r>
          </w:p>
        </w:tc>
        <w:tc>
          <w:tcPr>
            <w:tcW w:w="1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F6FA2AF" w14:textId="77777777" w:rsidR="00EB53BA" w:rsidRDefault="00EB53BA">
            <w:pPr>
              <w:pStyle w:val="NoSpacing"/>
              <w:jc w:val="center"/>
            </w:pPr>
            <w:r>
              <w:t>55</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8C0EE29" w14:textId="77777777" w:rsidR="00EB53BA" w:rsidRDefault="00EB53BA">
            <w:pPr>
              <w:pStyle w:val="NoSpacing"/>
              <w:jc w:val="center"/>
            </w:pPr>
            <w:r>
              <w:t>57</w:t>
            </w:r>
          </w:p>
        </w:tc>
        <w:tc>
          <w:tcPr>
            <w:tcW w:w="1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C7D8BE2" w14:textId="77777777" w:rsidR="00EB53BA" w:rsidRDefault="00EB53BA">
            <w:pPr>
              <w:pStyle w:val="NoSpacing"/>
              <w:jc w:val="center"/>
            </w:pPr>
            <w:r>
              <w:t>12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6C5A01" w14:textId="77777777" w:rsidR="00EB53BA" w:rsidRDefault="00EB53BA">
            <w:pPr>
              <w:pStyle w:val="NoSpacing"/>
              <w:jc w:val="center"/>
            </w:pPr>
            <w:r>
              <w:t>19</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2C5D0C7" w14:textId="77777777" w:rsidR="00EB53BA" w:rsidRDefault="00EB53BA">
            <w:pPr>
              <w:pStyle w:val="NoSpacing"/>
              <w:jc w:val="center"/>
            </w:pPr>
            <w:r>
              <w:t>16</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E711DF" w14:textId="77777777" w:rsidR="00EB53BA" w:rsidRDefault="00EB53BA">
            <w:pPr>
              <w:pStyle w:val="NoSpacing"/>
              <w:jc w:val="center"/>
            </w:pPr>
            <w:r>
              <w:t>21</w:t>
            </w:r>
          </w:p>
        </w:tc>
      </w:tr>
      <w:tr w:rsidR="00EB53BA" w14:paraId="271AC354"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2804933D" w14:textId="77777777" w:rsidR="00EB53BA" w:rsidRDefault="00EB53BA">
            <w:pPr>
              <w:pStyle w:val="NoSpacing"/>
            </w:pPr>
            <w:r>
              <w:t>1/3</w:t>
            </w:r>
          </w:p>
        </w:tc>
        <w:tc>
          <w:tcPr>
            <w:tcW w:w="997" w:type="dxa"/>
            <w:tcBorders>
              <w:top w:val="single" w:sz="4" w:space="0" w:color="auto"/>
              <w:left w:val="single" w:sz="4" w:space="0" w:color="auto"/>
              <w:bottom w:val="single" w:sz="4" w:space="0" w:color="auto"/>
              <w:right w:val="single" w:sz="4" w:space="0" w:color="auto"/>
            </w:tcBorders>
            <w:hideMark/>
          </w:tcPr>
          <w:p w14:paraId="529145E7" w14:textId="77777777" w:rsidR="00EB53BA" w:rsidRDefault="00EB53BA">
            <w:pPr>
              <w:pStyle w:val="NoSpacing"/>
              <w:jc w:val="center"/>
            </w:pPr>
            <w:r>
              <w:t>35</w:t>
            </w:r>
          </w:p>
        </w:tc>
        <w:tc>
          <w:tcPr>
            <w:tcW w:w="1034" w:type="dxa"/>
            <w:tcBorders>
              <w:top w:val="single" w:sz="4" w:space="0" w:color="auto"/>
              <w:left w:val="single" w:sz="4" w:space="0" w:color="auto"/>
              <w:bottom w:val="single" w:sz="4" w:space="0" w:color="auto"/>
              <w:right w:val="single" w:sz="4" w:space="0" w:color="auto"/>
            </w:tcBorders>
            <w:hideMark/>
          </w:tcPr>
          <w:p w14:paraId="2A339858" w14:textId="77777777" w:rsidR="00EB53BA" w:rsidRDefault="00EB53BA">
            <w:pPr>
              <w:pStyle w:val="NoSpacing"/>
              <w:jc w:val="center"/>
            </w:pPr>
            <w:r>
              <w:t>60</w:t>
            </w:r>
          </w:p>
        </w:tc>
        <w:tc>
          <w:tcPr>
            <w:tcW w:w="1039" w:type="dxa"/>
            <w:tcBorders>
              <w:top w:val="single" w:sz="4" w:space="0" w:color="auto"/>
              <w:left w:val="single" w:sz="4" w:space="0" w:color="auto"/>
              <w:bottom w:val="single" w:sz="4" w:space="0" w:color="auto"/>
              <w:right w:val="single" w:sz="4" w:space="0" w:color="auto"/>
            </w:tcBorders>
            <w:hideMark/>
          </w:tcPr>
          <w:p w14:paraId="18683140" w14:textId="77777777" w:rsidR="00EB53BA" w:rsidRDefault="00EB53BA">
            <w:pPr>
              <w:pStyle w:val="NoSpacing"/>
              <w:jc w:val="center"/>
            </w:pPr>
            <w:r>
              <w:t>25</w:t>
            </w:r>
          </w:p>
        </w:tc>
        <w:tc>
          <w:tcPr>
            <w:tcW w:w="1034" w:type="dxa"/>
            <w:tcBorders>
              <w:top w:val="single" w:sz="4" w:space="0" w:color="auto"/>
              <w:left w:val="single" w:sz="4" w:space="0" w:color="auto"/>
              <w:bottom w:val="single" w:sz="4" w:space="0" w:color="auto"/>
              <w:right w:val="single" w:sz="4" w:space="0" w:color="auto"/>
            </w:tcBorders>
            <w:hideMark/>
          </w:tcPr>
          <w:p w14:paraId="70363073" w14:textId="77777777" w:rsidR="00EB53BA" w:rsidRDefault="00EB53BA">
            <w:pPr>
              <w:pStyle w:val="NoSpacing"/>
              <w:jc w:val="center"/>
            </w:pPr>
            <w:r>
              <w:t>73</w:t>
            </w:r>
          </w:p>
        </w:tc>
        <w:tc>
          <w:tcPr>
            <w:tcW w:w="1032" w:type="dxa"/>
            <w:tcBorders>
              <w:top w:val="single" w:sz="4" w:space="0" w:color="auto"/>
              <w:left w:val="single" w:sz="4" w:space="0" w:color="auto"/>
              <w:bottom w:val="single" w:sz="4" w:space="0" w:color="auto"/>
              <w:right w:val="single" w:sz="4" w:space="0" w:color="auto"/>
            </w:tcBorders>
            <w:hideMark/>
          </w:tcPr>
          <w:p w14:paraId="69EDA190" w14:textId="77777777" w:rsidR="00EB53BA" w:rsidRDefault="00EB53BA">
            <w:pPr>
              <w:pStyle w:val="NoSpacing"/>
              <w:jc w:val="center"/>
            </w:pPr>
            <w:r>
              <w:t>12</w:t>
            </w:r>
          </w:p>
        </w:tc>
        <w:tc>
          <w:tcPr>
            <w:tcW w:w="1034" w:type="dxa"/>
            <w:tcBorders>
              <w:top w:val="single" w:sz="4" w:space="0" w:color="auto"/>
              <w:left w:val="single" w:sz="4" w:space="0" w:color="auto"/>
              <w:bottom w:val="single" w:sz="4" w:space="0" w:color="auto"/>
              <w:right w:val="single" w:sz="4" w:space="0" w:color="auto"/>
            </w:tcBorders>
            <w:hideMark/>
          </w:tcPr>
          <w:p w14:paraId="5C5BFFD5" w14:textId="77777777" w:rsidR="00EB53BA" w:rsidRDefault="00EB53BA">
            <w:pPr>
              <w:pStyle w:val="NoSpacing"/>
              <w:jc w:val="center"/>
            </w:pPr>
            <w:r>
              <w:t>14</w:t>
            </w:r>
          </w:p>
        </w:tc>
        <w:tc>
          <w:tcPr>
            <w:tcW w:w="1034" w:type="dxa"/>
            <w:tcBorders>
              <w:top w:val="single" w:sz="4" w:space="0" w:color="auto"/>
              <w:left w:val="single" w:sz="4" w:space="0" w:color="auto"/>
              <w:bottom w:val="single" w:sz="4" w:space="0" w:color="auto"/>
              <w:right w:val="single" w:sz="4" w:space="0" w:color="auto"/>
            </w:tcBorders>
            <w:hideMark/>
          </w:tcPr>
          <w:p w14:paraId="50726525" w14:textId="77777777" w:rsidR="00EB53BA" w:rsidRDefault="00EB53BA">
            <w:pPr>
              <w:pStyle w:val="NoSpacing"/>
              <w:jc w:val="center"/>
            </w:pPr>
            <w:r>
              <w:t>15</w:t>
            </w:r>
          </w:p>
        </w:tc>
        <w:tc>
          <w:tcPr>
            <w:tcW w:w="1034" w:type="dxa"/>
            <w:tcBorders>
              <w:top w:val="single" w:sz="4" w:space="0" w:color="auto"/>
              <w:left w:val="single" w:sz="4" w:space="0" w:color="auto"/>
              <w:bottom w:val="single" w:sz="4" w:space="0" w:color="auto"/>
              <w:right w:val="single" w:sz="4" w:space="0" w:color="auto"/>
            </w:tcBorders>
            <w:hideMark/>
          </w:tcPr>
          <w:p w14:paraId="4F9F2351" w14:textId="77777777" w:rsidR="00EB53BA" w:rsidRDefault="00EB53BA">
            <w:pPr>
              <w:pStyle w:val="NoSpacing"/>
              <w:jc w:val="center"/>
            </w:pPr>
            <w:r>
              <w:t>18</w:t>
            </w:r>
          </w:p>
        </w:tc>
      </w:tr>
      <w:tr w:rsidR="00EB53BA" w14:paraId="2B64A8F7"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42C61" w14:textId="77777777" w:rsidR="00EB53BA" w:rsidRDefault="00EB53BA">
            <w:pPr>
              <w:pStyle w:val="NoSpacing"/>
            </w:pPr>
            <w:r>
              <w:t>2/1</w:t>
            </w:r>
          </w:p>
        </w:tc>
        <w:tc>
          <w:tcPr>
            <w:tcW w:w="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E76E4A" w14:textId="77777777" w:rsidR="00EB53BA" w:rsidRDefault="00EB53BA">
            <w:pPr>
              <w:pStyle w:val="NoSpacing"/>
              <w:jc w:val="center"/>
            </w:pPr>
            <w:r>
              <w:t>37</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7ED9AF" w14:textId="77777777" w:rsidR="00EB53BA" w:rsidRDefault="00EB53BA">
            <w:pPr>
              <w:pStyle w:val="NoSpacing"/>
              <w:jc w:val="center"/>
            </w:pPr>
            <w:r>
              <w:t>40</w:t>
            </w:r>
          </w:p>
        </w:tc>
        <w:tc>
          <w:tcPr>
            <w:tcW w:w="1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1EF63" w14:textId="77777777" w:rsidR="00EB53BA" w:rsidRDefault="00EB53BA">
            <w:pPr>
              <w:pStyle w:val="NoSpacing"/>
              <w:jc w:val="center"/>
            </w:pPr>
            <w:r>
              <w:t>55</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F95027" w14:textId="77777777" w:rsidR="00EB53BA" w:rsidRDefault="00EB53BA">
            <w:pPr>
              <w:pStyle w:val="NoSpacing"/>
              <w:jc w:val="center"/>
            </w:pPr>
            <w:r>
              <w:t>55</w:t>
            </w:r>
          </w:p>
        </w:tc>
        <w:tc>
          <w:tcPr>
            <w:tcW w:w="1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84C1EF" w14:textId="77777777" w:rsidR="00EB53BA" w:rsidRDefault="00EB53BA">
            <w:pPr>
              <w:pStyle w:val="NoSpacing"/>
              <w:jc w:val="center"/>
            </w:pPr>
            <w:r>
              <w:t>19</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10B887" w14:textId="77777777" w:rsidR="00EB53BA" w:rsidRDefault="00EB53BA">
            <w:pPr>
              <w:pStyle w:val="NoSpacing"/>
              <w:jc w:val="center"/>
            </w:pPr>
            <w:r>
              <w:t>19</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3F08E" w14:textId="77777777" w:rsidR="00EB53BA" w:rsidRDefault="00EB53BA">
            <w:pPr>
              <w:pStyle w:val="NoSpacing"/>
              <w:jc w:val="center"/>
            </w:pPr>
            <w:r>
              <w:t>20</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B0456F" w14:textId="77777777" w:rsidR="00EB53BA" w:rsidRDefault="00EB53BA">
            <w:pPr>
              <w:pStyle w:val="NoSpacing"/>
              <w:jc w:val="center"/>
            </w:pPr>
            <w:r>
              <w:t>20</w:t>
            </w:r>
          </w:p>
        </w:tc>
      </w:tr>
      <w:tr w:rsidR="00EB53BA" w14:paraId="413A0C58"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B2C5F3" w14:textId="77777777" w:rsidR="00EB53BA" w:rsidRDefault="00EB53BA">
            <w:pPr>
              <w:pStyle w:val="NoSpacing"/>
            </w:pPr>
            <w:r>
              <w:t>2/2</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860DA4A" w14:textId="77777777" w:rsidR="00EB53BA" w:rsidRDefault="00EB53BA">
            <w:pPr>
              <w:pStyle w:val="NoSpacing"/>
              <w:jc w:val="center"/>
            </w:pPr>
            <w:r>
              <w:t>42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6A308A5" w14:textId="77777777" w:rsidR="00EB53BA" w:rsidRDefault="00EB53BA">
            <w:pPr>
              <w:pStyle w:val="NoSpacing"/>
              <w:jc w:val="center"/>
            </w:pPr>
            <w:r>
              <w:t>46</w:t>
            </w:r>
          </w:p>
        </w:tc>
        <w:tc>
          <w:tcPr>
            <w:tcW w:w="1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78F91E2" w14:textId="77777777" w:rsidR="00EB53BA" w:rsidRDefault="00EB53BA">
            <w:pPr>
              <w:pStyle w:val="NoSpacing"/>
              <w:jc w:val="center"/>
            </w:pPr>
            <w:r>
              <w:t>50</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9DC732D" w14:textId="77777777" w:rsidR="00EB53BA" w:rsidRDefault="00EB53BA">
            <w:pPr>
              <w:pStyle w:val="NoSpacing"/>
              <w:jc w:val="center"/>
            </w:pPr>
            <w:r>
              <w:t>52</w:t>
            </w:r>
          </w:p>
        </w:tc>
        <w:tc>
          <w:tcPr>
            <w:tcW w:w="1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3B6AA7" w14:textId="77777777" w:rsidR="00EB53BA" w:rsidRDefault="00EB53BA">
            <w:pPr>
              <w:pStyle w:val="NoSpacing"/>
              <w:jc w:val="center"/>
            </w:pPr>
            <w:r>
              <w:t>12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775254" w14:textId="77777777" w:rsidR="00EB53BA" w:rsidRDefault="00EB53BA">
            <w:pPr>
              <w:pStyle w:val="NoSpacing"/>
              <w:jc w:val="center"/>
            </w:pPr>
            <w:r>
              <w:t>22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79E02D6" w14:textId="77777777" w:rsidR="00EB53BA" w:rsidRDefault="00EB53BA">
            <w:pPr>
              <w:pStyle w:val="NoSpacing"/>
              <w:jc w:val="center"/>
            </w:pPr>
            <w:r>
              <w:t>16</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DF868F" w14:textId="77777777" w:rsidR="00EB53BA" w:rsidRDefault="00EB53BA">
            <w:pPr>
              <w:pStyle w:val="NoSpacing"/>
              <w:jc w:val="center"/>
            </w:pPr>
            <w:r>
              <w:t>16</w:t>
            </w:r>
          </w:p>
        </w:tc>
      </w:tr>
      <w:tr w:rsidR="00EB53BA" w14:paraId="2526D976"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6AF85120" w14:textId="77777777" w:rsidR="00EB53BA" w:rsidRDefault="00EB53BA">
            <w:pPr>
              <w:pStyle w:val="NoSpacing"/>
            </w:pPr>
            <w:r>
              <w:t>2/3</w:t>
            </w:r>
          </w:p>
        </w:tc>
        <w:tc>
          <w:tcPr>
            <w:tcW w:w="997" w:type="dxa"/>
            <w:tcBorders>
              <w:top w:val="single" w:sz="4" w:space="0" w:color="auto"/>
              <w:left w:val="single" w:sz="4" w:space="0" w:color="auto"/>
              <w:bottom w:val="single" w:sz="4" w:space="0" w:color="auto"/>
              <w:right w:val="single" w:sz="4" w:space="0" w:color="auto"/>
            </w:tcBorders>
            <w:hideMark/>
          </w:tcPr>
          <w:p w14:paraId="534D2B90" w14:textId="77777777" w:rsidR="00EB53BA" w:rsidRDefault="00EB53BA">
            <w:pPr>
              <w:pStyle w:val="NoSpacing"/>
              <w:jc w:val="center"/>
            </w:pPr>
            <w:r>
              <w:t>31</w:t>
            </w:r>
          </w:p>
        </w:tc>
        <w:tc>
          <w:tcPr>
            <w:tcW w:w="1034" w:type="dxa"/>
            <w:tcBorders>
              <w:top w:val="single" w:sz="4" w:space="0" w:color="auto"/>
              <w:left w:val="single" w:sz="4" w:space="0" w:color="auto"/>
              <w:bottom w:val="single" w:sz="4" w:space="0" w:color="auto"/>
              <w:right w:val="single" w:sz="4" w:space="0" w:color="auto"/>
            </w:tcBorders>
            <w:hideMark/>
          </w:tcPr>
          <w:p w14:paraId="528D25BA" w14:textId="77777777" w:rsidR="00EB53BA" w:rsidRDefault="00EB53BA">
            <w:pPr>
              <w:pStyle w:val="NoSpacing"/>
              <w:jc w:val="center"/>
            </w:pPr>
            <w:r>
              <w:t>78</w:t>
            </w:r>
          </w:p>
        </w:tc>
        <w:tc>
          <w:tcPr>
            <w:tcW w:w="1039" w:type="dxa"/>
            <w:tcBorders>
              <w:top w:val="single" w:sz="4" w:space="0" w:color="auto"/>
              <w:left w:val="single" w:sz="4" w:space="0" w:color="auto"/>
              <w:bottom w:val="single" w:sz="4" w:space="0" w:color="auto"/>
              <w:right w:val="single" w:sz="4" w:space="0" w:color="auto"/>
            </w:tcBorders>
            <w:hideMark/>
          </w:tcPr>
          <w:p w14:paraId="0BED386D" w14:textId="77777777" w:rsidR="00EB53BA" w:rsidRDefault="00EB53BA">
            <w:pPr>
              <w:pStyle w:val="NoSpacing"/>
              <w:jc w:val="center"/>
            </w:pPr>
            <w:r>
              <w:t>--</w:t>
            </w:r>
          </w:p>
        </w:tc>
        <w:tc>
          <w:tcPr>
            <w:tcW w:w="1034" w:type="dxa"/>
            <w:tcBorders>
              <w:top w:val="single" w:sz="4" w:space="0" w:color="auto"/>
              <w:left w:val="single" w:sz="4" w:space="0" w:color="auto"/>
              <w:bottom w:val="single" w:sz="4" w:space="0" w:color="auto"/>
              <w:right w:val="single" w:sz="4" w:space="0" w:color="auto"/>
            </w:tcBorders>
            <w:hideMark/>
          </w:tcPr>
          <w:p w14:paraId="269A57A2" w14:textId="77777777" w:rsidR="00EB53BA" w:rsidRDefault="00EB53BA">
            <w:pPr>
              <w:pStyle w:val="NoSpacing"/>
              <w:jc w:val="center"/>
            </w:pPr>
            <w:r>
              <w:t>--</w:t>
            </w:r>
          </w:p>
        </w:tc>
        <w:tc>
          <w:tcPr>
            <w:tcW w:w="1032" w:type="dxa"/>
            <w:tcBorders>
              <w:top w:val="single" w:sz="4" w:space="0" w:color="auto"/>
              <w:left w:val="single" w:sz="4" w:space="0" w:color="auto"/>
              <w:bottom w:val="single" w:sz="4" w:space="0" w:color="auto"/>
              <w:right w:val="single" w:sz="4" w:space="0" w:color="auto"/>
            </w:tcBorders>
            <w:hideMark/>
          </w:tcPr>
          <w:p w14:paraId="0A20B7DF" w14:textId="77777777" w:rsidR="00EB53BA" w:rsidRDefault="00EB53BA">
            <w:pPr>
              <w:pStyle w:val="NoSpacing"/>
              <w:jc w:val="center"/>
            </w:pPr>
            <w:r>
              <w:t>14</w:t>
            </w:r>
          </w:p>
        </w:tc>
        <w:tc>
          <w:tcPr>
            <w:tcW w:w="1034" w:type="dxa"/>
            <w:tcBorders>
              <w:top w:val="single" w:sz="4" w:space="0" w:color="auto"/>
              <w:left w:val="single" w:sz="4" w:space="0" w:color="auto"/>
              <w:bottom w:val="single" w:sz="4" w:space="0" w:color="auto"/>
              <w:right w:val="single" w:sz="4" w:space="0" w:color="auto"/>
            </w:tcBorders>
            <w:hideMark/>
          </w:tcPr>
          <w:p w14:paraId="243AAD92" w14:textId="77777777" w:rsidR="00EB53BA" w:rsidRDefault="00EB53BA">
            <w:pPr>
              <w:pStyle w:val="NoSpacing"/>
              <w:jc w:val="center"/>
            </w:pPr>
            <w:r>
              <w:t>16</w:t>
            </w:r>
          </w:p>
        </w:tc>
        <w:tc>
          <w:tcPr>
            <w:tcW w:w="1034" w:type="dxa"/>
            <w:tcBorders>
              <w:top w:val="single" w:sz="4" w:space="0" w:color="auto"/>
              <w:left w:val="single" w:sz="4" w:space="0" w:color="auto"/>
              <w:bottom w:val="single" w:sz="4" w:space="0" w:color="auto"/>
              <w:right w:val="single" w:sz="4" w:space="0" w:color="auto"/>
            </w:tcBorders>
            <w:hideMark/>
          </w:tcPr>
          <w:p w14:paraId="7A217F6B" w14:textId="77777777" w:rsidR="00EB53BA" w:rsidRDefault="00EB53BA">
            <w:pPr>
              <w:pStyle w:val="NoSpacing"/>
              <w:jc w:val="center"/>
            </w:pPr>
            <w:r>
              <w:t>13</w:t>
            </w:r>
          </w:p>
        </w:tc>
        <w:tc>
          <w:tcPr>
            <w:tcW w:w="1034" w:type="dxa"/>
            <w:tcBorders>
              <w:top w:val="single" w:sz="4" w:space="0" w:color="auto"/>
              <w:left w:val="single" w:sz="4" w:space="0" w:color="auto"/>
              <w:bottom w:val="single" w:sz="4" w:space="0" w:color="auto"/>
              <w:right w:val="single" w:sz="4" w:space="0" w:color="auto"/>
            </w:tcBorders>
            <w:hideMark/>
          </w:tcPr>
          <w:p w14:paraId="722233B7" w14:textId="77777777" w:rsidR="00EB53BA" w:rsidRDefault="00EB53BA">
            <w:pPr>
              <w:pStyle w:val="NoSpacing"/>
              <w:jc w:val="center"/>
            </w:pPr>
            <w:r>
              <w:t>14</w:t>
            </w:r>
          </w:p>
        </w:tc>
      </w:tr>
      <w:tr w:rsidR="00EB53BA" w14:paraId="0253E779"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713F95" w14:textId="77777777" w:rsidR="00EB53BA" w:rsidRDefault="00EB53BA">
            <w:pPr>
              <w:pStyle w:val="NoSpacing"/>
            </w:pPr>
            <w:r>
              <w:t>3/1</w:t>
            </w:r>
          </w:p>
        </w:tc>
        <w:tc>
          <w:tcPr>
            <w:tcW w:w="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A12E6A" w14:textId="77777777" w:rsidR="00EB53BA" w:rsidRDefault="00EB53BA">
            <w:pPr>
              <w:pStyle w:val="NoSpacing"/>
              <w:jc w:val="center"/>
            </w:pPr>
            <w:r>
              <w:t>36</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7E78F0" w14:textId="77777777" w:rsidR="00EB53BA" w:rsidRDefault="00EB53BA">
            <w:pPr>
              <w:pStyle w:val="NoSpacing"/>
              <w:jc w:val="center"/>
            </w:pPr>
            <w:r>
              <w:t>36</w:t>
            </w:r>
          </w:p>
        </w:tc>
        <w:tc>
          <w:tcPr>
            <w:tcW w:w="1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F2869F" w14:textId="77777777" w:rsidR="00EB53BA" w:rsidRDefault="00EB53BA">
            <w:pPr>
              <w:pStyle w:val="NoSpacing"/>
              <w:jc w:val="center"/>
            </w:pPr>
            <w:r>
              <w:t>52</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237047" w14:textId="77777777" w:rsidR="00EB53BA" w:rsidRDefault="00EB53BA">
            <w:pPr>
              <w:pStyle w:val="NoSpacing"/>
              <w:jc w:val="center"/>
            </w:pPr>
            <w:r>
              <w:t>52</w:t>
            </w:r>
          </w:p>
        </w:tc>
        <w:tc>
          <w:tcPr>
            <w:tcW w:w="1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750ED" w14:textId="77777777" w:rsidR="00EB53BA" w:rsidRDefault="00EB53BA">
            <w:pPr>
              <w:pStyle w:val="NoSpacing"/>
              <w:jc w:val="center"/>
            </w:pPr>
            <w:r>
              <w:t>17</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0854C4" w14:textId="77777777" w:rsidR="00EB53BA" w:rsidRDefault="00EB53BA">
            <w:pPr>
              <w:pStyle w:val="NoSpacing"/>
              <w:jc w:val="center"/>
            </w:pPr>
            <w:r>
              <w:t>18</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4A88D51" w14:textId="77777777" w:rsidR="00EB53BA" w:rsidRDefault="00EB53BA">
            <w:pPr>
              <w:pStyle w:val="NoSpacing"/>
              <w:jc w:val="center"/>
            </w:pPr>
            <w:r>
              <w:t>19</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422A0D" w14:textId="77777777" w:rsidR="00EB53BA" w:rsidRDefault="00EB53BA">
            <w:pPr>
              <w:pStyle w:val="NoSpacing"/>
              <w:jc w:val="center"/>
            </w:pPr>
            <w:r>
              <w:t>19</w:t>
            </w:r>
          </w:p>
        </w:tc>
      </w:tr>
      <w:tr w:rsidR="00EB53BA" w14:paraId="265EB938"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E3B770" w14:textId="77777777" w:rsidR="00EB53BA" w:rsidRDefault="00EB53BA">
            <w:pPr>
              <w:pStyle w:val="NoSpacing"/>
            </w:pPr>
            <w:r>
              <w:t>3/2</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6014385" w14:textId="77777777" w:rsidR="00EB53BA" w:rsidRDefault="00EB53BA">
            <w:pPr>
              <w:pStyle w:val="NoSpacing"/>
              <w:jc w:val="center"/>
            </w:pPr>
            <w:r>
              <w:t>49</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9880B27" w14:textId="77777777" w:rsidR="00EB53BA" w:rsidRDefault="00EB53BA">
            <w:pPr>
              <w:pStyle w:val="NoSpacing"/>
              <w:jc w:val="center"/>
            </w:pPr>
            <w:r>
              <w:t>49</w:t>
            </w:r>
          </w:p>
        </w:tc>
        <w:tc>
          <w:tcPr>
            <w:tcW w:w="1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32095BC" w14:textId="77777777" w:rsidR="00EB53BA" w:rsidRDefault="00EB53BA">
            <w:pPr>
              <w:pStyle w:val="NoSpacing"/>
              <w:jc w:val="center"/>
            </w:pPr>
            <w:r>
              <w:t>48</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41D1A79" w14:textId="77777777" w:rsidR="00EB53BA" w:rsidRDefault="00EB53BA">
            <w:pPr>
              <w:pStyle w:val="NoSpacing"/>
              <w:jc w:val="center"/>
            </w:pPr>
            <w:r>
              <w:t>49</w:t>
            </w:r>
          </w:p>
        </w:tc>
        <w:tc>
          <w:tcPr>
            <w:tcW w:w="1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B8D713E" w14:textId="77777777" w:rsidR="00EB53BA" w:rsidRDefault="00EB53BA">
            <w:pPr>
              <w:pStyle w:val="NoSpacing"/>
              <w:jc w:val="center"/>
            </w:pPr>
            <w:r>
              <w:t>13</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C3E36D6" w14:textId="77777777" w:rsidR="00EB53BA" w:rsidRDefault="00EB53BA">
            <w:pPr>
              <w:pStyle w:val="NoSpacing"/>
              <w:jc w:val="center"/>
            </w:pPr>
            <w:r>
              <w:t>22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9CA6504" w14:textId="77777777" w:rsidR="00EB53BA" w:rsidRDefault="00EB53BA">
            <w:pPr>
              <w:pStyle w:val="NoSpacing"/>
              <w:jc w:val="center"/>
            </w:pPr>
            <w:r>
              <w:t>14</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49229E9" w14:textId="77777777" w:rsidR="00EB53BA" w:rsidRDefault="00EB53BA">
            <w:pPr>
              <w:pStyle w:val="NoSpacing"/>
              <w:jc w:val="center"/>
            </w:pPr>
            <w:r>
              <w:t>18</w:t>
            </w:r>
          </w:p>
        </w:tc>
      </w:tr>
      <w:tr w:rsidR="00EB53BA" w14:paraId="2908275C"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1AF470A3" w14:textId="77777777" w:rsidR="00EB53BA" w:rsidRDefault="00EB53BA">
            <w:pPr>
              <w:pStyle w:val="NoSpacing"/>
            </w:pPr>
            <w:r>
              <w:t>3/3</w:t>
            </w:r>
          </w:p>
        </w:tc>
        <w:tc>
          <w:tcPr>
            <w:tcW w:w="997" w:type="dxa"/>
            <w:tcBorders>
              <w:top w:val="single" w:sz="4" w:space="0" w:color="auto"/>
              <w:left w:val="single" w:sz="4" w:space="0" w:color="auto"/>
              <w:bottom w:val="single" w:sz="4" w:space="0" w:color="auto"/>
              <w:right w:val="single" w:sz="4" w:space="0" w:color="auto"/>
            </w:tcBorders>
            <w:hideMark/>
          </w:tcPr>
          <w:p w14:paraId="2E91E825" w14:textId="77777777" w:rsidR="00EB53BA" w:rsidRDefault="00EB53BA">
            <w:pPr>
              <w:pStyle w:val="NoSpacing"/>
              <w:jc w:val="center"/>
            </w:pPr>
            <w:r>
              <w:t>33</w:t>
            </w:r>
          </w:p>
        </w:tc>
        <w:tc>
          <w:tcPr>
            <w:tcW w:w="1034" w:type="dxa"/>
            <w:tcBorders>
              <w:top w:val="single" w:sz="4" w:space="0" w:color="auto"/>
              <w:left w:val="single" w:sz="4" w:space="0" w:color="auto"/>
              <w:bottom w:val="single" w:sz="4" w:space="0" w:color="auto"/>
              <w:right w:val="single" w:sz="4" w:space="0" w:color="auto"/>
            </w:tcBorders>
            <w:hideMark/>
          </w:tcPr>
          <w:p w14:paraId="2E839F7F" w14:textId="77777777" w:rsidR="00EB53BA" w:rsidRDefault="00EB53BA">
            <w:pPr>
              <w:pStyle w:val="NoSpacing"/>
              <w:jc w:val="center"/>
            </w:pPr>
            <w:r>
              <w:t>69</w:t>
            </w:r>
          </w:p>
        </w:tc>
        <w:tc>
          <w:tcPr>
            <w:tcW w:w="1039" w:type="dxa"/>
            <w:tcBorders>
              <w:top w:val="single" w:sz="4" w:space="0" w:color="auto"/>
              <w:left w:val="single" w:sz="4" w:space="0" w:color="auto"/>
              <w:bottom w:val="single" w:sz="4" w:space="0" w:color="auto"/>
              <w:right w:val="single" w:sz="4" w:space="0" w:color="auto"/>
            </w:tcBorders>
            <w:hideMark/>
          </w:tcPr>
          <w:p w14:paraId="0A8A8CA1" w14:textId="77777777" w:rsidR="00EB53BA" w:rsidRDefault="00EB53BA">
            <w:pPr>
              <w:pStyle w:val="NoSpacing"/>
              <w:jc w:val="center"/>
            </w:pPr>
            <w:r>
              <w:t>35</w:t>
            </w:r>
          </w:p>
        </w:tc>
        <w:tc>
          <w:tcPr>
            <w:tcW w:w="1034" w:type="dxa"/>
            <w:tcBorders>
              <w:top w:val="single" w:sz="4" w:space="0" w:color="auto"/>
              <w:left w:val="single" w:sz="4" w:space="0" w:color="auto"/>
              <w:bottom w:val="single" w:sz="4" w:space="0" w:color="auto"/>
              <w:right w:val="single" w:sz="4" w:space="0" w:color="auto"/>
            </w:tcBorders>
            <w:hideMark/>
          </w:tcPr>
          <w:p w14:paraId="0041A687" w14:textId="77777777" w:rsidR="00EB53BA" w:rsidRDefault="00EB53BA">
            <w:pPr>
              <w:pStyle w:val="NoSpacing"/>
              <w:jc w:val="center"/>
            </w:pPr>
            <w:r>
              <w:t>80</w:t>
            </w:r>
          </w:p>
        </w:tc>
        <w:tc>
          <w:tcPr>
            <w:tcW w:w="1032" w:type="dxa"/>
            <w:tcBorders>
              <w:top w:val="single" w:sz="4" w:space="0" w:color="auto"/>
              <w:left w:val="single" w:sz="4" w:space="0" w:color="auto"/>
              <w:bottom w:val="single" w:sz="4" w:space="0" w:color="auto"/>
              <w:right w:val="single" w:sz="4" w:space="0" w:color="auto"/>
            </w:tcBorders>
            <w:hideMark/>
          </w:tcPr>
          <w:p w14:paraId="719E38B2" w14:textId="77777777" w:rsidR="00EB53BA" w:rsidRDefault="00EB53BA">
            <w:pPr>
              <w:pStyle w:val="NoSpacing"/>
              <w:jc w:val="center"/>
            </w:pPr>
            <w:r>
              <w:t>13</w:t>
            </w:r>
          </w:p>
        </w:tc>
        <w:tc>
          <w:tcPr>
            <w:tcW w:w="1034" w:type="dxa"/>
            <w:tcBorders>
              <w:top w:val="single" w:sz="4" w:space="0" w:color="auto"/>
              <w:left w:val="single" w:sz="4" w:space="0" w:color="auto"/>
              <w:bottom w:val="single" w:sz="4" w:space="0" w:color="auto"/>
              <w:right w:val="single" w:sz="4" w:space="0" w:color="auto"/>
            </w:tcBorders>
            <w:hideMark/>
          </w:tcPr>
          <w:p w14:paraId="5DF1F295" w14:textId="77777777" w:rsidR="00EB53BA" w:rsidRDefault="00EB53BA">
            <w:pPr>
              <w:pStyle w:val="NoSpacing"/>
              <w:jc w:val="center"/>
            </w:pPr>
            <w:r>
              <w:t>14</w:t>
            </w:r>
          </w:p>
        </w:tc>
        <w:tc>
          <w:tcPr>
            <w:tcW w:w="1034" w:type="dxa"/>
            <w:tcBorders>
              <w:top w:val="single" w:sz="4" w:space="0" w:color="auto"/>
              <w:left w:val="single" w:sz="4" w:space="0" w:color="auto"/>
              <w:bottom w:val="single" w:sz="4" w:space="0" w:color="auto"/>
              <w:right w:val="single" w:sz="4" w:space="0" w:color="auto"/>
            </w:tcBorders>
            <w:hideMark/>
          </w:tcPr>
          <w:p w14:paraId="25F43857" w14:textId="77777777" w:rsidR="00EB53BA" w:rsidRDefault="00EB53BA">
            <w:pPr>
              <w:pStyle w:val="NoSpacing"/>
              <w:jc w:val="center"/>
            </w:pPr>
            <w:r>
              <w:t>14</w:t>
            </w:r>
          </w:p>
        </w:tc>
        <w:tc>
          <w:tcPr>
            <w:tcW w:w="1034" w:type="dxa"/>
            <w:tcBorders>
              <w:top w:val="single" w:sz="4" w:space="0" w:color="auto"/>
              <w:left w:val="single" w:sz="4" w:space="0" w:color="auto"/>
              <w:bottom w:val="single" w:sz="4" w:space="0" w:color="auto"/>
              <w:right w:val="single" w:sz="4" w:space="0" w:color="auto"/>
            </w:tcBorders>
            <w:hideMark/>
          </w:tcPr>
          <w:p w14:paraId="25221EE6" w14:textId="77777777" w:rsidR="00EB53BA" w:rsidRDefault="00EB53BA">
            <w:pPr>
              <w:pStyle w:val="NoSpacing"/>
              <w:jc w:val="center"/>
            </w:pPr>
            <w:r>
              <w:t>21</w:t>
            </w:r>
          </w:p>
        </w:tc>
      </w:tr>
      <w:tr w:rsidR="00EB53BA" w14:paraId="4FA27AF3"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DACB0A" w14:textId="77777777" w:rsidR="00EB53BA" w:rsidRDefault="00EB53BA">
            <w:pPr>
              <w:pStyle w:val="NoSpacing"/>
            </w:pPr>
            <w:r>
              <w:t>4/1</w:t>
            </w:r>
          </w:p>
        </w:tc>
        <w:tc>
          <w:tcPr>
            <w:tcW w:w="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AC1793" w14:textId="77777777" w:rsidR="00EB53BA" w:rsidRDefault="00EB53BA">
            <w:pPr>
              <w:pStyle w:val="NoSpacing"/>
              <w:jc w:val="center"/>
            </w:pPr>
            <w:r>
              <w:t>41</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112D2F" w14:textId="77777777" w:rsidR="00EB53BA" w:rsidRDefault="00EB53BA">
            <w:pPr>
              <w:pStyle w:val="NoSpacing"/>
              <w:jc w:val="center"/>
            </w:pPr>
            <w:r>
              <w:t>41</w:t>
            </w:r>
          </w:p>
        </w:tc>
        <w:tc>
          <w:tcPr>
            <w:tcW w:w="1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FF2230" w14:textId="77777777" w:rsidR="00EB53BA" w:rsidRDefault="00EB53BA">
            <w:pPr>
              <w:pStyle w:val="NoSpacing"/>
              <w:jc w:val="center"/>
            </w:pPr>
            <w:r>
              <w:t>54</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CF7B88" w14:textId="77777777" w:rsidR="00EB53BA" w:rsidRDefault="00EB53BA">
            <w:pPr>
              <w:pStyle w:val="NoSpacing"/>
              <w:jc w:val="center"/>
            </w:pPr>
            <w:r>
              <w:t>54</w:t>
            </w:r>
          </w:p>
        </w:tc>
        <w:tc>
          <w:tcPr>
            <w:tcW w:w="1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C2E00E" w14:textId="77777777" w:rsidR="00EB53BA" w:rsidRDefault="00EB53BA">
            <w:pPr>
              <w:pStyle w:val="NoSpacing"/>
              <w:jc w:val="center"/>
            </w:pPr>
            <w:r>
              <w:t>22</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1A5625" w14:textId="77777777" w:rsidR="00EB53BA" w:rsidRDefault="00EB53BA">
            <w:pPr>
              <w:pStyle w:val="NoSpacing"/>
              <w:jc w:val="center"/>
            </w:pPr>
            <w:r>
              <w:t>26</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67BA35" w14:textId="77777777" w:rsidR="00EB53BA" w:rsidRDefault="00EB53BA">
            <w:pPr>
              <w:pStyle w:val="NoSpacing"/>
              <w:jc w:val="center"/>
            </w:pPr>
            <w:r>
              <w:t>20</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5F6B42" w14:textId="77777777" w:rsidR="00EB53BA" w:rsidRDefault="00EB53BA">
            <w:pPr>
              <w:pStyle w:val="NoSpacing"/>
              <w:jc w:val="center"/>
            </w:pPr>
            <w:r>
              <w:t>20</w:t>
            </w:r>
          </w:p>
        </w:tc>
      </w:tr>
      <w:tr w:rsidR="00EB53BA" w14:paraId="3AE08786"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538A0E" w14:textId="77777777" w:rsidR="00EB53BA" w:rsidRDefault="00EB53BA">
            <w:pPr>
              <w:pStyle w:val="NoSpacing"/>
            </w:pPr>
            <w:r>
              <w:t>4/2</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AE40364" w14:textId="77777777" w:rsidR="00EB53BA" w:rsidRDefault="00EB53BA">
            <w:pPr>
              <w:pStyle w:val="NoSpacing"/>
              <w:jc w:val="center"/>
            </w:pPr>
            <w:r>
              <w:t>52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62F809" w14:textId="77777777" w:rsidR="00EB53BA" w:rsidRDefault="00EB53BA">
            <w:pPr>
              <w:pStyle w:val="NoSpacing"/>
              <w:jc w:val="center"/>
            </w:pPr>
            <w:r>
              <w:t>52</w:t>
            </w:r>
          </w:p>
        </w:tc>
        <w:tc>
          <w:tcPr>
            <w:tcW w:w="1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7D2298A" w14:textId="77777777" w:rsidR="00EB53BA" w:rsidRDefault="00EB53BA">
            <w:pPr>
              <w:pStyle w:val="NoSpacing"/>
              <w:jc w:val="center"/>
            </w:pPr>
            <w:r>
              <w:t>42</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07CC8" w14:textId="77777777" w:rsidR="00EB53BA" w:rsidRDefault="00EB53BA">
            <w:pPr>
              <w:pStyle w:val="NoSpacing"/>
              <w:jc w:val="center"/>
            </w:pPr>
            <w:r>
              <w:t>46</w:t>
            </w:r>
          </w:p>
        </w:tc>
        <w:tc>
          <w:tcPr>
            <w:tcW w:w="1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0FE2FE" w14:textId="77777777" w:rsidR="00EB53BA" w:rsidRDefault="00EB53BA">
            <w:pPr>
              <w:pStyle w:val="NoSpacing"/>
              <w:jc w:val="center"/>
            </w:pPr>
            <w:r>
              <w:t>17</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A83F80C" w14:textId="77777777" w:rsidR="00EB53BA" w:rsidRDefault="00EB53BA">
            <w:pPr>
              <w:pStyle w:val="NoSpacing"/>
              <w:jc w:val="center"/>
            </w:pPr>
            <w:r>
              <w:t>29</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CFD307" w14:textId="77777777" w:rsidR="00EB53BA" w:rsidRDefault="00EB53BA">
            <w:pPr>
              <w:pStyle w:val="NoSpacing"/>
              <w:jc w:val="center"/>
            </w:pPr>
            <w:r>
              <w:t>13</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DF983F" w14:textId="77777777" w:rsidR="00EB53BA" w:rsidRDefault="00EB53BA">
            <w:pPr>
              <w:pStyle w:val="NoSpacing"/>
              <w:jc w:val="center"/>
            </w:pPr>
            <w:r>
              <w:t>16</w:t>
            </w:r>
          </w:p>
        </w:tc>
      </w:tr>
      <w:tr w:rsidR="00EB53BA" w14:paraId="036207CD"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52BBE2F7" w14:textId="77777777" w:rsidR="00EB53BA" w:rsidRDefault="00EB53BA">
            <w:pPr>
              <w:pStyle w:val="NoSpacing"/>
            </w:pPr>
            <w:r>
              <w:t>4/3</w:t>
            </w:r>
          </w:p>
        </w:tc>
        <w:tc>
          <w:tcPr>
            <w:tcW w:w="997" w:type="dxa"/>
            <w:tcBorders>
              <w:top w:val="single" w:sz="4" w:space="0" w:color="auto"/>
              <w:left w:val="single" w:sz="4" w:space="0" w:color="auto"/>
              <w:bottom w:val="single" w:sz="4" w:space="0" w:color="auto"/>
              <w:right w:val="single" w:sz="4" w:space="0" w:color="auto"/>
            </w:tcBorders>
            <w:hideMark/>
          </w:tcPr>
          <w:p w14:paraId="0CFEFBEB" w14:textId="77777777" w:rsidR="00EB53BA" w:rsidRDefault="00EB53BA">
            <w:pPr>
              <w:pStyle w:val="NoSpacing"/>
              <w:jc w:val="center"/>
            </w:pPr>
            <w:r>
              <w:t>22</w:t>
            </w:r>
          </w:p>
        </w:tc>
        <w:tc>
          <w:tcPr>
            <w:tcW w:w="1034" w:type="dxa"/>
            <w:tcBorders>
              <w:top w:val="single" w:sz="4" w:space="0" w:color="auto"/>
              <w:left w:val="single" w:sz="4" w:space="0" w:color="auto"/>
              <w:bottom w:val="single" w:sz="4" w:space="0" w:color="auto"/>
              <w:right w:val="single" w:sz="4" w:space="0" w:color="auto"/>
            </w:tcBorders>
            <w:hideMark/>
          </w:tcPr>
          <w:p w14:paraId="2D132636" w14:textId="77777777" w:rsidR="00EB53BA" w:rsidRDefault="00EB53BA">
            <w:pPr>
              <w:pStyle w:val="NoSpacing"/>
              <w:jc w:val="center"/>
            </w:pPr>
            <w:r>
              <w:t>71</w:t>
            </w:r>
          </w:p>
        </w:tc>
        <w:tc>
          <w:tcPr>
            <w:tcW w:w="1039" w:type="dxa"/>
            <w:tcBorders>
              <w:top w:val="single" w:sz="4" w:space="0" w:color="auto"/>
              <w:left w:val="single" w:sz="4" w:space="0" w:color="auto"/>
              <w:bottom w:val="single" w:sz="4" w:space="0" w:color="auto"/>
              <w:right w:val="single" w:sz="4" w:space="0" w:color="auto"/>
            </w:tcBorders>
            <w:hideMark/>
          </w:tcPr>
          <w:p w14:paraId="52ADB62A" w14:textId="77777777" w:rsidR="00EB53BA" w:rsidRDefault="00EB53BA">
            <w:pPr>
              <w:pStyle w:val="NoSpacing"/>
              <w:jc w:val="center"/>
            </w:pPr>
            <w:r>
              <w:t>53</w:t>
            </w:r>
          </w:p>
        </w:tc>
        <w:tc>
          <w:tcPr>
            <w:tcW w:w="1034" w:type="dxa"/>
            <w:tcBorders>
              <w:top w:val="single" w:sz="4" w:space="0" w:color="auto"/>
              <w:left w:val="single" w:sz="4" w:space="0" w:color="auto"/>
              <w:bottom w:val="single" w:sz="4" w:space="0" w:color="auto"/>
              <w:right w:val="single" w:sz="4" w:space="0" w:color="auto"/>
            </w:tcBorders>
            <w:hideMark/>
          </w:tcPr>
          <w:p w14:paraId="6D324D36" w14:textId="77777777" w:rsidR="00EB53BA" w:rsidRDefault="00EB53BA">
            <w:pPr>
              <w:pStyle w:val="NoSpacing"/>
              <w:jc w:val="center"/>
            </w:pPr>
            <w:r>
              <w:t>77</w:t>
            </w:r>
          </w:p>
        </w:tc>
        <w:tc>
          <w:tcPr>
            <w:tcW w:w="1032" w:type="dxa"/>
            <w:tcBorders>
              <w:top w:val="single" w:sz="4" w:space="0" w:color="auto"/>
              <w:left w:val="single" w:sz="4" w:space="0" w:color="auto"/>
              <w:bottom w:val="single" w:sz="4" w:space="0" w:color="auto"/>
              <w:right w:val="single" w:sz="4" w:space="0" w:color="auto"/>
            </w:tcBorders>
            <w:hideMark/>
          </w:tcPr>
          <w:p w14:paraId="3DC8F64C" w14:textId="77777777" w:rsidR="00EB53BA" w:rsidRDefault="00EB53BA">
            <w:pPr>
              <w:pStyle w:val="NoSpacing"/>
              <w:jc w:val="center"/>
            </w:pPr>
            <w:r>
              <w:t>9</w:t>
            </w:r>
          </w:p>
        </w:tc>
        <w:tc>
          <w:tcPr>
            <w:tcW w:w="1034" w:type="dxa"/>
            <w:tcBorders>
              <w:top w:val="single" w:sz="4" w:space="0" w:color="auto"/>
              <w:left w:val="single" w:sz="4" w:space="0" w:color="auto"/>
              <w:bottom w:val="single" w:sz="4" w:space="0" w:color="auto"/>
              <w:right w:val="single" w:sz="4" w:space="0" w:color="auto"/>
            </w:tcBorders>
            <w:hideMark/>
          </w:tcPr>
          <w:p w14:paraId="619D87D1" w14:textId="77777777" w:rsidR="00EB53BA" w:rsidRDefault="00EB53BA">
            <w:pPr>
              <w:pStyle w:val="NoSpacing"/>
              <w:jc w:val="center"/>
            </w:pPr>
            <w:r>
              <w:t>15</w:t>
            </w:r>
          </w:p>
        </w:tc>
        <w:tc>
          <w:tcPr>
            <w:tcW w:w="1034" w:type="dxa"/>
            <w:tcBorders>
              <w:top w:val="single" w:sz="4" w:space="0" w:color="auto"/>
              <w:left w:val="single" w:sz="4" w:space="0" w:color="auto"/>
              <w:bottom w:val="single" w:sz="4" w:space="0" w:color="auto"/>
              <w:right w:val="single" w:sz="4" w:space="0" w:color="auto"/>
            </w:tcBorders>
            <w:hideMark/>
          </w:tcPr>
          <w:p w14:paraId="73703E54" w14:textId="77777777" w:rsidR="00EB53BA" w:rsidRDefault="00EB53BA">
            <w:pPr>
              <w:pStyle w:val="NoSpacing"/>
              <w:jc w:val="center"/>
            </w:pPr>
            <w:r>
              <w:t>12</w:t>
            </w:r>
          </w:p>
        </w:tc>
        <w:tc>
          <w:tcPr>
            <w:tcW w:w="1034" w:type="dxa"/>
            <w:tcBorders>
              <w:top w:val="single" w:sz="4" w:space="0" w:color="auto"/>
              <w:left w:val="single" w:sz="4" w:space="0" w:color="auto"/>
              <w:bottom w:val="single" w:sz="4" w:space="0" w:color="auto"/>
              <w:right w:val="single" w:sz="4" w:space="0" w:color="auto"/>
            </w:tcBorders>
            <w:hideMark/>
          </w:tcPr>
          <w:p w14:paraId="341421D0" w14:textId="77777777" w:rsidR="00EB53BA" w:rsidRDefault="00EB53BA">
            <w:pPr>
              <w:pStyle w:val="NoSpacing"/>
              <w:jc w:val="center"/>
            </w:pPr>
            <w:r>
              <w:t>14</w:t>
            </w:r>
          </w:p>
        </w:tc>
      </w:tr>
      <w:tr w:rsidR="00EB53BA" w14:paraId="5CB71486"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1F1C7" w14:textId="77777777" w:rsidR="00EB53BA" w:rsidRDefault="00EB53BA">
            <w:pPr>
              <w:pStyle w:val="NoSpacing"/>
            </w:pPr>
            <w:r>
              <w:t>5/1</w:t>
            </w:r>
          </w:p>
        </w:tc>
        <w:tc>
          <w:tcPr>
            <w:tcW w:w="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3542E0" w14:textId="77777777" w:rsidR="00EB53BA" w:rsidRDefault="00EB53BA">
            <w:pPr>
              <w:pStyle w:val="NoSpacing"/>
              <w:jc w:val="center"/>
            </w:pPr>
            <w:r>
              <w:t>43</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534E36" w14:textId="77777777" w:rsidR="00EB53BA" w:rsidRDefault="00EB53BA">
            <w:pPr>
              <w:pStyle w:val="NoSpacing"/>
              <w:jc w:val="center"/>
            </w:pPr>
            <w:r>
              <w:t>50</w:t>
            </w:r>
          </w:p>
        </w:tc>
        <w:tc>
          <w:tcPr>
            <w:tcW w:w="1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EC485B" w14:textId="77777777" w:rsidR="00EB53BA" w:rsidRDefault="00EB53BA">
            <w:pPr>
              <w:pStyle w:val="NoSpacing"/>
              <w:jc w:val="center"/>
            </w:pPr>
            <w:r>
              <w:t>52</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A0A3A0" w14:textId="77777777" w:rsidR="00EB53BA" w:rsidRDefault="00EB53BA">
            <w:pPr>
              <w:pStyle w:val="NoSpacing"/>
              <w:jc w:val="center"/>
            </w:pPr>
            <w:r>
              <w:t>52</w:t>
            </w:r>
          </w:p>
        </w:tc>
        <w:tc>
          <w:tcPr>
            <w:tcW w:w="1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3B1FF6E" w14:textId="77777777" w:rsidR="00EB53BA" w:rsidRDefault="00EB53BA">
            <w:pPr>
              <w:pStyle w:val="NoSpacing"/>
              <w:jc w:val="center"/>
            </w:pPr>
            <w:r>
              <w:t>20</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A0CB52" w14:textId="77777777" w:rsidR="00EB53BA" w:rsidRDefault="00EB53BA">
            <w:pPr>
              <w:pStyle w:val="NoSpacing"/>
              <w:jc w:val="center"/>
            </w:pPr>
            <w:r>
              <w:t>20</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A4D0A5" w14:textId="77777777" w:rsidR="00EB53BA" w:rsidRDefault="00EB53BA">
            <w:pPr>
              <w:pStyle w:val="NoSpacing"/>
              <w:jc w:val="center"/>
            </w:pPr>
            <w:r>
              <w:t>22</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E52B32" w14:textId="77777777" w:rsidR="00EB53BA" w:rsidRDefault="00EB53BA">
            <w:pPr>
              <w:pStyle w:val="NoSpacing"/>
              <w:jc w:val="center"/>
            </w:pPr>
            <w:r>
              <w:t>22</w:t>
            </w:r>
          </w:p>
        </w:tc>
      </w:tr>
      <w:tr w:rsidR="00EB53BA" w14:paraId="689F5624"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69B4027" w14:textId="77777777" w:rsidR="00EB53BA" w:rsidRDefault="00EB53BA">
            <w:pPr>
              <w:pStyle w:val="NoSpacing"/>
            </w:pPr>
            <w:r>
              <w:t>5/2</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CF91274" w14:textId="77777777" w:rsidR="00EB53BA" w:rsidRDefault="00EB53BA">
            <w:pPr>
              <w:pStyle w:val="NoSpacing"/>
              <w:jc w:val="center"/>
            </w:pPr>
            <w:r>
              <w:t>63</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A45B067" w14:textId="77777777" w:rsidR="00EB53BA" w:rsidRDefault="00EB53BA">
            <w:pPr>
              <w:pStyle w:val="NoSpacing"/>
              <w:jc w:val="center"/>
            </w:pPr>
            <w:r>
              <w:t>63</w:t>
            </w:r>
          </w:p>
        </w:tc>
        <w:tc>
          <w:tcPr>
            <w:tcW w:w="1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E8D251B" w14:textId="77777777" w:rsidR="00EB53BA" w:rsidRDefault="00EB53BA">
            <w:pPr>
              <w:pStyle w:val="NoSpacing"/>
              <w:jc w:val="center"/>
            </w:pPr>
            <w:r>
              <w:t>48</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7D52D70" w14:textId="77777777" w:rsidR="00EB53BA" w:rsidRDefault="00EB53BA">
            <w:pPr>
              <w:pStyle w:val="NoSpacing"/>
              <w:jc w:val="center"/>
            </w:pPr>
            <w:r>
              <w:t>54</w:t>
            </w:r>
          </w:p>
        </w:tc>
        <w:tc>
          <w:tcPr>
            <w:tcW w:w="1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3CF71B" w14:textId="77777777" w:rsidR="00EB53BA" w:rsidRDefault="00EB53BA">
            <w:pPr>
              <w:pStyle w:val="NoSpacing"/>
              <w:jc w:val="center"/>
            </w:pPr>
            <w:r>
              <w:t>15</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5E0A359" w14:textId="77777777" w:rsidR="00EB53BA" w:rsidRDefault="00EB53BA">
            <w:pPr>
              <w:pStyle w:val="NoSpacing"/>
              <w:jc w:val="center"/>
            </w:pPr>
            <w:r>
              <w:t>18</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5E74D52" w14:textId="77777777" w:rsidR="00EB53BA" w:rsidRDefault="00EB53BA">
            <w:pPr>
              <w:pStyle w:val="NoSpacing"/>
              <w:jc w:val="center"/>
            </w:pPr>
            <w:r>
              <w:t>11</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8E2145" w14:textId="77777777" w:rsidR="00EB53BA" w:rsidRDefault="00EB53BA">
            <w:pPr>
              <w:pStyle w:val="NoSpacing"/>
              <w:jc w:val="center"/>
            </w:pPr>
            <w:r>
              <w:t>18</w:t>
            </w:r>
          </w:p>
        </w:tc>
      </w:tr>
      <w:tr w:rsidR="00EB53BA" w14:paraId="3996E2A9"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43B88981" w14:textId="77777777" w:rsidR="00EB53BA" w:rsidRDefault="00EB53BA">
            <w:pPr>
              <w:pStyle w:val="NoSpacing"/>
            </w:pPr>
            <w:r>
              <w:t>5/3</w:t>
            </w:r>
          </w:p>
        </w:tc>
        <w:tc>
          <w:tcPr>
            <w:tcW w:w="997" w:type="dxa"/>
            <w:tcBorders>
              <w:top w:val="single" w:sz="4" w:space="0" w:color="auto"/>
              <w:left w:val="single" w:sz="4" w:space="0" w:color="auto"/>
              <w:bottom w:val="single" w:sz="4" w:space="0" w:color="auto"/>
              <w:right w:val="single" w:sz="4" w:space="0" w:color="auto"/>
            </w:tcBorders>
            <w:hideMark/>
          </w:tcPr>
          <w:p w14:paraId="197FFF52" w14:textId="77777777" w:rsidR="00EB53BA" w:rsidRDefault="00EB53BA">
            <w:pPr>
              <w:pStyle w:val="NoSpacing"/>
              <w:jc w:val="center"/>
            </w:pPr>
            <w:r>
              <w:t>23</w:t>
            </w:r>
          </w:p>
        </w:tc>
        <w:tc>
          <w:tcPr>
            <w:tcW w:w="1034" w:type="dxa"/>
            <w:tcBorders>
              <w:top w:val="single" w:sz="4" w:space="0" w:color="auto"/>
              <w:left w:val="single" w:sz="4" w:space="0" w:color="auto"/>
              <w:bottom w:val="single" w:sz="4" w:space="0" w:color="auto"/>
              <w:right w:val="single" w:sz="4" w:space="0" w:color="auto"/>
            </w:tcBorders>
            <w:hideMark/>
          </w:tcPr>
          <w:p w14:paraId="5E729E04" w14:textId="77777777" w:rsidR="00EB53BA" w:rsidRDefault="00EB53BA">
            <w:pPr>
              <w:pStyle w:val="NoSpacing"/>
              <w:jc w:val="center"/>
            </w:pPr>
            <w:r>
              <w:t>84</w:t>
            </w:r>
          </w:p>
        </w:tc>
        <w:tc>
          <w:tcPr>
            <w:tcW w:w="1039" w:type="dxa"/>
            <w:tcBorders>
              <w:top w:val="single" w:sz="4" w:space="0" w:color="auto"/>
              <w:left w:val="single" w:sz="4" w:space="0" w:color="auto"/>
              <w:bottom w:val="single" w:sz="4" w:space="0" w:color="auto"/>
              <w:right w:val="single" w:sz="4" w:space="0" w:color="auto"/>
            </w:tcBorders>
            <w:hideMark/>
          </w:tcPr>
          <w:p w14:paraId="6E24E641" w14:textId="77777777" w:rsidR="00EB53BA" w:rsidRDefault="00EB53BA">
            <w:pPr>
              <w:pStyle w:val="NoSpacing"/>
              <w:jc w:val="center"/>
            </w:pPr>
            <w:r>
              <w:t>--</w:t>
            </w:r>
          </w:p>
        </w:tc>
        <w:tc>
          <w:tcPr>
            <w:tcW w:w="1034" w:type="dxa"/>
            <w:tcBorders>
              <w:top w:val="single" w:sz="4" w:space="0" w:color="auto"/>
              <w:left w:val="single" w:sz="4" w:space="0" w:color="auto"/>
              <w:bottom w:val="single" w:sz="4" w:space="0" w:color="auto"/>
              <w:right w:val="single" w:sz="4" w:space="0" w:color="auto"/>
            </w:tcBorders>
            <w:hideMark/>
          </w:tcPr>
          <w:p w14:paraId="18A22D8C" w14:textId="77777777" w:rsidR="00EB53BA" w:rsidRDefault="00EB53BA">
            <w:pPr>
              <w:pStyle w:val="NoSpacing"/>
              <w:jc w:val="center"/>
            </w:pPr>
            <w:r>
              <w:t>--</w:t>
            </w:r>
          </w:p>
        </w:tc>
        <w:tc>
          <w:tcPr>
            <w:tcW w:w="1032" w:type="dxa"/>
            <w:tcBorders>
              <w:top w:val="single" w:sz="4" w:space="0" w:color="auto"/>
              <w:left w:val="single" w:sz="4" w:space="0" w:color="auto"/>
              <w:bottom w:val="single" w:sz="4" w:space="0" w:color="auto"/>
              <w:right w:val="single" w:sz="4" w:space="0" w:color="auto"/>
            </w:tcBorders>
            <w:hideMark/>
          </w:tcPr>
          <w:p w14:paraId="20BA16EC" w14:textId="77777777" w:rsidR="00EB53BA" w:rsidRDefault="00EB53BA">
            <w:pPr>
              <w:pStyle w:val="NoSpacing"/>
              <w:jc w:val="center"/>
            </w:pPr>
            <w:r>
              <w:t>16</w:t>
            </w:r>
          </w:p>
        </w:tc>
        <w:tc>
          <w:tcPr>
            <w:tcW w:w="1034" w:type="dxa"/>
            <w:tcBorders>
              <w:top w:val="single" w:sz="4" w:space="0" w:color="auto"/>
              <w:left w:val="single" w:sz="4" w:space="0" w:color="auto"/>
              <w:bottom w:val="single" w:sz="4" w:space="0" w:color="auto"/>
              <w:right w:val="single" w:sz="4" w:space="0" w:color="auto"/>
            </w:tcBorders>
            <w:hideMark/>
          </w:tcPr>
          <w:p w14:paraId="1E0E2504" w14:textId="77777777" w:rsidR="00EB53BA" w:rsidRDefault="00EB53BA">
            <w:pPr>
              <w:pStyle w:val="NoSpacing"/>
              <w:jc w:val="center"/>
            </w:pPr>
            <w:r>
              <w:t>16</w:t>
            </w:r>
          </w:p>
        </w:tc>
        <w:tc>
          <w:tcPr>
            <w:tcW w:w="1034" w:type="dxa"/>
            <w:tcBorders>
              <w:top w:val="single" w:sz="4" w:space="0" w:color="auto"/>
              <w:left w:val="single" w:sz="4" w:space="0" w:color="auto"/>
              <w:bottom w:val="single" w:sz="4" w:space="0" w:color="auto"/>
              <w:right w:val="single" w:sz="4" w:space="0" w:color="auto"/>
            </w:tcBorders>
            <w:hideMark/>
          </w:tcPr>
          <w:p w14:paraId="1FAED6A8" w14:textId="77777777" w:rsidR="00EB53BA" w:rsidRDefault="00EB53BA">
            <w:pPr>
              <w:pStyle w:val="NoSpacing"/>
              <w:jc w:val="center"/>
            </w:pPr>
            <w:r>
              <w:t>12</w:t>
            </w:r>
          </w:p>
        </w:tc>
        <w:tc>
          <w:tcPr>
            <w:tcW w:w="1034" w:type="dxa"/>
            <w:tcBorders>
              <w:top w:val="single" w:sz="4" w:space="0" w:color="auto"/>
              <w:left w:val="single" w:sz="4" w:space="0" w:color="auto"/>
              <w:bottom w:val="single" w:sz="4" w:space="0" w:color="auto"/>
              <w:right w:val="single" w:sz="4" w:space="0" w:color="auto"/>
            </w:tcBorders>
            <w:hideMark/>
          </w:tcPr>
          <w:p w14:paraId="116DBA75" w14:textId="77777777" w:rsidR="00EB53BA" w:rsidRDefault="00EB53BA">
            <w:pPr>
              <w:pStyle w:val="NoSpacing"/>
              <w:jc w:val="center"/>
            </w:pPr>
            <w:r>
              <w:t>15</w:t>
            </w:r>
          </w:p>
        </w:tc>
      </w:tr>
      <w:tr w:rsidR="00EB53BA" w14:paraId="6976AA7A"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C824429" w14:textId="77777777" w:rsidR="00EB53BA" w:rsidRDefault="00EB53BA">
            <w:pPr>
              <w:pStyle w:val="NoSpacing"/>
            </w:pPr>
            <w:r>
              <w:lastRenderedPageBreak/>
              <w:t xml:space="preserve">Average </w:t>
            </w:r>
            <w:proofErr w:type="spellStart"/>
            <w:r>
              <w:t>internode</w:t>
            </w:r>
            <w:proofErr w:type="spellEnd"/>
            <w:r>
              <w:t xml:space="preserve"> 1</w:t>
            </w:r>
          </w:p>
        </w:tc>
        <w:tc>
          <w:tcPr>
            <w:tcW w:w="99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7DBFC5" w14:textId="77777777" w:rsidR="00EB53BA" w:rsidRDefault="00EB53BA">
            <w:pPr>
              <w:pStyle w:val="NoSpacing"/>
              <w:jc w:val="center"/>
            </w:pPr>
            <w:r>
              <w:t>40.3</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32D18A" w14:textId="77777777" w:rsidR="00EB53BA" w:rsidRDefault="00EB53BA">
            <w:pPr>
              <w:pStyle w:val="NoSpacing"/>
              <w:jc w:val="center"/>
            </w:pPr>
            <w:r>
              <w:t>42.0</w:t>
            </w:r>
          </w:p>
        </w:tc>
        <w:tc>
          <w:tcPr>
            <w:tcW w:w="103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D8754" w14:textId="77777777" w:rsidR="00EB53BA" w:rsidRDefault="00EB53BA">
            <w:pPr>
              <w:pStyle w:val="NoSpacing"/>
              <w:jc w:val="center"/>
            </w:pPr>
            <w:r>
              <w:t>52.6</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5D8672" w14:textId="77777777" w:rsidR="00EB53BA" w:rsidRDefault="00EB53BA">
            <w:pPr>
              <w:pStyle w:val="NoSpacing"/>
              <w:jc w:val="center"/>
            </w:pPr>
            <w:r>
              <w:t>53.6</w:t>
            </w:r>
          </w:p>
        </w:tc>
        <w:tc>
          <w:tcPr>
            <w:tcW w:w="103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FB9098" w14:textId="77777777" w:rsidR="00EB53BA" w:rsidRDefault="00EB53BA">
            <w:pPr>
              <w:pStyle w:val="NoSpacing"/>
              <w:jc w:val="center"/>
            </w:pPr>
            <w:r>
              <w:t>18.0</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0E6CE24" w14:textId="77777777" w:rsidR="00EB53BA" w:rsidRDefault="00EB53BA">
            <w:pPr>
              <w:pStyle w:val="NoSpacing"/>
              <w:jc w:val="center"/>
            </w:pPr>
            <w:r>
              <w:t>19.0</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F1A62" w14:textId="77777777" w:rsidR="00EB53BA" w:rsidRDefault="00EB53BA">
            <w:pPr>
              <w:pStyle w:val="NoSpacing"/>
              <w:jc w:val="center"/>
            </w:pPr>
            <w:r>
              <w:t>20.6</w:t>
            </w:r>
          </w:p>
        </w:tc>
        <w:tc>
          <w:tcPr>
            <w:tcW w:w="1034"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424239A" w14:textId="77777777" w:rsidR="00EB53BA" w:rsidRDefault="00EB53BA">
            <w:pPr>
              <w:pStyle w:val="NoSpacing"/>
              <w:jc w:val="center"/>
            </w:pPr>
            <w:r>
              <w:t>20.6</w:t>
            </w:r>
          </w:p>
        </w:tc>
      </w:tr>
      <w:tr w:rsidR="00EB53BA" w14:paraId="6650F89D" w14:textId="77777777" w:rsidTr="00EB53BA">
        <w:tc>
          <w:tcPr>
            <w:tcW w:w="82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76FADE" w14:textId="77777777" w:rsidR="00EB53BA" w:rsidRDefault="00EB53BA">
            <w:pPr>
              <w:pStyle w:val="NoSpacing"/>
            </w:pPr>
            <w:r>
              <w:t xml:space="preserve">Average </w:t>
            </w:r>
            <w:proofErr w:type="spellStart"/>
            <w:r>
              <w:t>internode</w:t>
            </w:r>
            <w:proofErr w:type="spellEnd"/>
            <w:r>
              <w:t xml:space="preserve"> 2</w:t>
            </w:r>
          </w:p>
        </w:tc>
        <w:tc>
          <w:tcPr>
            <w:tcW w:w="99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82C361" w14:textId="77777777" w:rsidR="00EB53BA" w:rsidRDefault="00EB53BA">
            <w:pPr>
              <w:pStyle w:val="NoSpacing"/>
              <w:jc w:val="center"/>
            </w:pPr>
            <w:r>
              <w:t>50.3</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E8E4AF0" w14:textId="77777777" w:rsidR="00EB53BA" w:rsidRDefault="00EB53BA">
            <w:pPr>
              <w:pStyle w:val="NoSpacing"/>
              <w:jc w:val="center"/>
            </w:pPr>
            <w:r>
              <w:t>50.3</w:t>
            </w:r>
          </w:p>
        </w:tc>
        <w:tc>
          <w:tcPr>
            <w:tcW w:w="103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DDA5D7" w14:textId="77777777" w:rsidR="00EB53BA" w:rsidRDefault="00EB53BA">
            <w:pPr>
              <w:pStyle w:val="NoSpacing"/>
              <w:jc w:val="center"/>
            </w:pPr>
            <w:r>
              <w:t>48.6</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2FFBFA" w14:textId="77777777" w:rsidR="00EB53BA" w:rsidRDefault="00EB53BA">
            <w:pPr>
              <w:pStyle w:val="NoSpacing"/>
              <w:jc w:val="center"/>
            </w:pPr>
            <w:r>
              <w:t>51.6</w:t>
            </w:r>
          </w:p>
        </w:tc>
        <w:tc>
          <w:tcPr>
            <w:tcW w:w="103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E27B9D" w14:textId="77777777" w:rsidR="00EB53BA" w:rsidRDefault="00EB53BA">
            <w:pPr>
              <w:pStyle w:val="NoSpacing"/>
              <w:jc w:val="center"/>
            </w:pPr>
            <w:r>
              <w:t>13.3</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AD0F0C" w14:textId="77777777" w:rsidR="00EB53BA" w:rsidRDefault="00EB53BA">
            <w:pPr>
              <w:pStyle w:val="NoSpacing"/>
              <w:jc w:val="center"/>
            </w:pPr>
            <w:r>
              <w:t>21.0</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273778" w14:textId="77777777" w:rsidR="00EB53BA" w:rsidRDefault="00EB53BA">
            <w:pPr>
              <w:pStyle w:val="NoSpacing"/>
              <w:jc w:val="center"/>
            </w:pPr>
            <w:r>
              <w:t>14.3</w:t>
            </w:r>
          </w:p>
        </w:tc>
        <w:tc>
          <w:tcPr>
            <w:tcW w:w="10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087D707" w14:textId="77777777" w:rsidR="00EB53BA" w:rsidRDefault="00EB53BA">
            <w:pPr>
              <w:pStyle w:val="NoSpacing"/>
              <w:jc w:val="center"/>
            </w:pPr>
            <w:r>
              <w:t>17.3</w:t>
            </w:r>
          </w:p>
        </w:tc>
      </w:tr>
      <w:tr w:rsidR="00EB53BA" w14:paraId="2DE53451" w14:textId="77777777" w:rsidTr="00EB53BA">
        <w:tc>
          <w:tcPr>
            <w:tcW w:w="824" w:type="dxa"/>
            <w:tcBorders>
              <w:top w:val="single" w:sz="4" w:space="0" w:color="auto"/>
              <w:left w:val="single" w:sz="4" w:space="0" w:color="auto"/>
              <w:bottom w:val="single" w:sz="4" w:space="0" w:color="auto"/>
              <w:right w:val="single" w:sz="4" w:space="0" w:color="auto"/>
            </w:tcBorders>
            <w:hideMark/>
          </w:tcPr>
          <w:p w14:paraId="4B5E8D67" w14:textId="77777777" w:rsidR="00EB53BA" w:rsidRDefault="00EB53BA">
            <w:pPr>
              <w:pStyle w:val="NoSpacing"/>
            </w:pPr>
            <w:r>
              <w:t xml:space="preserve">Average </w:t>
            </w:r>
            <w:proofErr w:type="spellStart"/>
            <w:r>
              <w:t>internode</w:t>
            </w:r>
            <w:proofErr w:type="spellEnd"/>
            <w:r>
              <w:t xml:space="preserve"> 3</w:t>
            </w:r>
          </w:p>
        </w:tc>
        <w:tc>
          <w:tcPr>
            <w:tcW w:w="997" w:type="dxa"/>
            <w:tcBorders>
              <w:top w:val="single" w:sz="4" w:space="0" w:color="auto"/>
              <w:left w:val="single" w:sz="4" w:space="0" w:color="auto"/>
              <w:bottom w:val="single" w:sz="4" w:space="0" w:color="auto"/>
              <w:right w:val="single" w:sz="4" w:space="0" w:color="auto"/>
            </w:tcBorders>
            <w:hideMark/>
          </w:tcPr>
          <w:p w14:paraId="0563979E" w14:textId="77777777" w:rsidR="00EB53BA" w:rsidRDefault="00EB53BA">
            <w:pPr>
              <w:pStyle w:val="NoSpacing"/>
              <w:jc w:val="center"/>
            </w:pPr>
            <w:r>
              <w:t>29.0</w:t>
            </w:r>
          </w:p>
        </w:tc>
        <w:tc>
          <w:tcPr>
            <w:tcW w:w="1034" w:type="dxa"/>
            <w:tcBorders>
              <w:top w:val="single" w:sz="4" w:space="0" w:color="auto"/>
              <w:left w:val="single" w:sz="4" w:space="0" w:color="auto"/>
              <w:bottom w:val="single" w:sz="4" w:space="0" w:color="auto"/>
              <w:right w:val="single" w:sz="4" w:space="0" w:color="auto"/>
            </w:tcBorders>
            <w:hideMark/>
          </w:tcPr>
          <w:p w14:paraId="58BC2ACA" w14:textId="77777777" w:rsidR="00EB53BA" w:rsidRDefault="00EB53BA">
            <w:pPr>
              <w:pStyle w:val="NoSpacing"/>
              <w:jc w:val="center"/>
            </w:pPr>
            <w:r>
              <w:t>72.6</w:t>
            </w:r>
          </w:p>
        </w:tc>
        <w:tc>
          <w:tcPr>
            <w:tcW w:w="1039" w:type="dxa"/>
            <w:tcBorders>
              <w:top w:val="single" w:sz="4" w:space="0" w:color="auto"/>
              <w:left w:val="single" w:sz="4" w:space="0" w:color="auto"/>
              <w:bottom w:val="single" w:sz="4" w:space="0" w:color="auto"/>
              <w:right w:val="single" w:sz="4" w:space="0" w:color="auto"/>
            </w:tcBorders>
            <w:hideMark/>
          </w:tcPr>
          <w:p w14:paraId="45C26F88" w14:textId="77777777" w:rsidR="00EB53BA" w:rsidRDefault="00EB53BA">
            <w:pPr>
              <w:pStyle w:val="NoSpacing"/>
              <w:jc w:val="center"/>
            </w:pPr>
            <w:r>
              <w:t>37.6</w:t>
            </w:r>
          </w:p>
        </w:tc>
        <w:tc>
          <w:tcPr>
            <w:tcW w:w="1034" w:type="dxa"/>
            <w:tcBorders>
              <w:top w:val="single" w:sz="4" w:space="0" w:color="auto"/>
              <w:left w:val="single" w:sz="4" w:space="0" w:color="auto"/>
              <w:bottom w:val="single" w:sz="4" w:space="0" w:color="auto"/>
              <w:right w:val="single" w:sz="4" w:space="0" w:color="auto"/>
            </w:tcBorders>
            <w:hideMark/>
          </w:tcPr>
          <w:p w14:paraId="4F3DA0AD" w14:textId="77777777" w:rsidR="00EB53BA" w:rsidRDefault="00EB53BA">
            <w:pPr>
              <w:pStyle w:val="NoSpacing"/>
              <w:jc w:val="center"/>
            </w:pPr>
            <w:r>
              <w:t>76.6</w:t>
            </w:r>
          </w:p>
        </w:tc>
        <w:tc>
          <w:tcPr>
            <w:tcW w:w="1032" w:type="dxa"/>
            <w:tcBorders>
              <w:top w:val="single" w:sz="4" w:space="0" w:color="auto"/>
              <w:left w:val="single" w:sz="4" w:space="0" w:color="auto"/>
              <w:bottom w:val="single" w:sz="4" w:space="0" w:color="auto"/>
              <w:right w:val="single" w:sz="4" w:space="0" w:color="auto"/>
            </w:tcBorders>
            <w:hideMark/>
          </w:tcPr>
          <w:p w14:paraId="0A49F8BF" w14:textId="77777777" w:rsidR="00EB53BA" w:rsidRDefault="00EB53BA">
            <w:pPr>
              <w:pStyle w:val="NoSpacing"/>
              <w:jc w:val="center"/>
            </w:pPr>
            <w:r>
              <w:t>13.0</w:t>
            </w:r>
          </w:p>
        </w:tc>
        <w:tc>
          <w:tcPr>
            <w:tcW w:w="1034" w:type="dxa"/>
            <w:tcBorders>
              <w:top w:val="single" w:sz="4" w:space="0" w:color="auto"/>
              <w:left w:val="single" w:sz="4" w:space="0" w:color="auto"/>
              <w:bottom w:val="single" w:sz="4" w:space="0" w:color="auto"/>
              <w:right w:val="single" w:sz="4" w:space="0" w:color="auto"/>
            </w:tcBorders>
            <w:hideMark/>
          </w:tcPr>
          <w:p w14:paraId="52D88071" w14:textId="77777777" w:rsidR="00EB53BA" w:rsidRDefault="00EB53BA">
            <w:pPr>
              <w:pStyle w:val="NoSpacing"/>
              <w:jc w:val="center"/>
            </w:pPr>
            <w:r>
              <w:t>15.0</w:t>
            </w:r>
          </w:p>
        </w:tc>
        <w:tc>
          <w:tcPr>
            <w:tcW w:w="1034" w:type="dxa"/>
            <w:tcBorders>
              <w:top w:val="single" w:sz="4" w:space="0" w:color="auto"/>
              <w:left w:val="single" w:sz="4" w:space="0" w:color="auto"/>
              <w:bottom w:val="single" w:sz="4" w:space="0" w:color="auto"/>
              <w:right w:val="single" w:sz="4" w:space="0" w:color="auto"/>
            </w:tcBorders>
            <w:hideMark/>
          </w:tcPr>
          <w:p w14:paraId="56C44CB6" w14:textId="77777777" w:rsidR="00EB53BA" w:rsidRDefault="00EB53BA">
            <w:pPr>
              <w:pStyle w:val="NoSpacing"/>
              <w:jc w:val="center"/>
            </w:pPr>
            <w:r>
              <w:t>13.0</w:t>
            </w:r>
          </w:p>
        </w:tc>
        <w:tc>
          <w:tcPr>
            <w:tcW w:w="1034" w:type="dxa"/>
            <w:tcBorders>
              <w:top w:val="single" w:sz="4" w:space="0" w:color="auto"/>
              <w:left w:val="single" w:sz="4" w:space="0" w:color="auto"/>
              <w:bottom w:val="single" w:sz="4" w:space="0" w:color="auto"/>
              <w:right w:val="single" w:sz="4" w:space="0" w:color="auto"/>
            </w:tcBorders>
            <w:hideMark/>
          </w:tcPr>
          <w:p w14:paraId="43BFBDE8" w14:textId="77777777" w:rsidR="00EB53BA" w:rsidRDefault="00EB53BA">
            <w:pPr>
              <w:pStyle w:val="NoSpacing"/>
              <w:keepNext/>
              <w:jc w:val="center"/>
            </w:pPr>
            <w:r>
              <w:t>15.6</w:t>
            </w:r>
          </w:p>
        </w:tc>
      </w:tr>
    </w:tbl>
    <w:p w14:paraId="4D14C265" w14:textId="77777777" w:rsidR="00EB53BA" w:rsidRDefault="00EB53BA" w:rsidP="00EB53BA">
      <w:pPr>
        <w:pStyle w:val="Caption"/>
        <w:rPr>
          <w:i w:val="0"/>
          <w:color w:val="auto"/>
          <w:lang w:val="en-GB"/>
        </w:rPr>
      </w:pPr>
      <w:r w:rsidRPr="00EB53BA">
        <w:rPr>
          <w:i w:val="0"/>
          <w:color w:val="auto"/>
          <w:lang w:val="en-US"/>
        </w:rPr>
        <w:t xml:space="preserve">Table </w:t>
      </w:r>
      <w:r w:rsidR="0048045A" w:rsidRPr="0048045A">
        <w:rPr>
          <w:i w:val="0"/>
          <w:color w:val="auto"/>
          <w:lang w:val="en-US"/>
        </w:rPr>
        <w:t>2</w:t>
      </w:r>
      <w:r w:rsidRPr="00EB53BA">
        <w:rPr>
          <w:i w:val="0"/>
          <w:color w:val="auto"/>
          <w:lang w:val="en-US"/>
        </w:rPr>
        <w:t>: measured length of internodes of all the studied plants. Average values calculated without highest and lowest values (exception: internodes normal peas, control treatment).</w:t>
      </w:r>
    </w:p>
    <w:p w14:paraId="307274A9" w14:textId="77777777" w:rsidR="00EB53BA" w:rsidRPr="00EB53BA" w:rsidRDefault="00EB53BA" w:rsidP="00EB53BA">
      <w:pPr>
        <w:pStyle w:val="NoSpacing"/>
        <w:rPr>
          <w:lang w:val="en-US"/>
        </w:rPr>
      </w:pPr>
      <w:r>
        <w:rPr>
          <w:noProof/>
          <w:lang w:eastAsia="de-CH"/>
        </w:rPr>
        <w:drawing>
          <wp:anchor distT="0" distB="0" distL="114300" distR="114300" simplePos="0" relativeHeight="251676672" behindDoc="1" locked="0" layoutInCell="1" allowOverlap="1" wp14:anchorId="3EF80060" wp14:editId="4B3339B7">
            <wp:simplePos x="0" y="0"/>
            <wp:positionH relativeFrom="column">
              <wp:posOffset>4196080</wp:posOffset>
            </wp:positionH>
            <wp:positionV relativeFrom="paragraph">
              <wp:posOffset>4445</wp:posOffset>
            </wp:positionV>
            <wp:extent cx="1256030" cy="3369310"/>
            <wp:effectExtent l="0" t="0" r="1270" b="2540"/>
            <wp:wrapTight wrapText="bothSides">
              <wp:wrapPolygon edited="0">
                <wp:start x="0" y="0"/>
                <wp:lineTo x="0" y="21494"/>
                <wp:lineTo x="21294" y="21494"/>
                <wp:lineTo x="21294"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13">
                      <a:extLst>
                        <a:ext uri="{28A0092B-C50C-407E-A947-70E740481C1C}">
                          <a14:useLocalDpi xmlns:a14="http://schemas.microsoft.com/office/drawing/2010/main" val="0"/>
                        </a:ext>
                      </a:extLst>
                    </a:blip>
                    <a:srcRect l="37978" t="25961" r="27861" b="5466"/>
                    <a:stretch>
                      <a:fillRect/>
                    </a:stretch>
                  </pic:blipFill>
                  <pic:spPr bwMode="auto">
                    <a:xfrm>
                      <a:off x="0" y="0"/>
                      <a:ext cx="1256030" cy="3369310"/>
                    </a:xfrm>
                    <a:prstGeom prst="rect">
                      <a:avLst/>
                    </a:prstGeom>
                    <a:noFill/>
                  </pic:spPr>
                </pic:pic>
              </a:graphicData>
            </a:graphic>
            <wp14:sizeRelH relativeFrom="margin">
              <wp14:pctWidth>0</wp14:pctWidth>
            </wp14:sizeRelH>
            <wp14:sizeRelV relativeFrom="margin">
              <wp14:pctHeight>0</wp14:pctHeight>
            </wp14:sizeRelV>
          </wp:anchor>
        </w:drawing>
      </w:r>
      <w:r w:rsidRPr="00EB53BA">
        <w:rPr>
          <w:lang w:val="en-US"/>
        </w:rPr>
        <w:t>The differences between the average length of the internodes 1 and 2 before and after treatment are not large. The internodes 3 of the normal peas showed large differences in the length before and after the treatment, but the ones of the dwarf peas not (table 1). This is because the</w:t>
      </w:r>
      <w:r w:rsidRPr="00043B71">
        <w:rPr>
          <w:color w:val="FF0000"/>
          <w:lang w:val="en-US"/>
          <w:rPrChange w:id="199" w:author="Pfister  Barbara" w:date="2018-03-07T11:44:00Z">
            <w:rPr>
              <w:lang w:val="en-US"/>
            </w:rPr>
          </w:rPrChange>
        </w:rPr>
        <w:t xml:space="preserve"> nodes </w:t>
      </w:r>
      <w:r w:rsidRPr="00EB53BA">
        <w:rPr>
          <w:lang w:val="en-US"/>
        </w:rPr>
        <w:t>were measured instead of the internodes 3 (figure 1). So, the internodes 3 of the dwarf plants were measured only after the treatment (table 2).</w:t>
      </w:r>
      <w:r w:rsidRPr="00EB53BA">
        <w:rPr>
          <w:noProof/>
          <w:lang w:val="en-US"/>
        </w:rPr>
        <w:t xml:space="preserve"> There was a great difference between the peas treated with </w:t>
      </w:r>
      <w:r w:rsidRPr="00EB53BA">
        <w:rPr>
          <w:lang w:val="en-US"/>
        </w:rPr>
        <w:t>GA</w:t>
      </w:r>
      <w:r w:rsidRPr="00EB53BA">
        <w:rPr>
          <w:vertAlign w:val="subscript"/>
          <w:lang w:val="en-US"/>
        </w:rPr>
        <w:t xml:space="preserve">3 </w:t>
      </w:r>
      <w:r w:rsidRPr="00EB53BA">
        <w:rPr>
          <w:lang w:val="en-US"/>
        </w:rPr>
        <w:t>and those which were treated with water.</w:t>
      </w:r>
    </w:p>
    <w:p w14:paraId="31F23450" w14:textId="77777777" w:rsidR="00EB53BA" w:rsidRPr="00EB53BA" w:rsidRDefault="00EB53BA" w:rsidP="00EB53BA">
      <w:pPr>
        <w:pStyle w:val="NoSpacing"/>
        <w:rPr>
          <w:lang w:val="en-US"/>
        </w:rPr>
      </w:pPr>
    </w:p>
    <w:p w14:paraId="33CDAE64" w14:textId="77777777" w:rsidR="00EB53BA" w:rsidRPr="00EB53BA" w:rsidRDefault="00EB53BA" w:rsidP="00EB53BA">
      <w:pPr>
        <w:pStyle w:val="NoSpacing"/>
        <w:rPr>
          <w:lang w:val="en-US"/>
        </w:rPr>
      </w:pPr>
    </w:p>
    <w:p w14:paraId="74A7F72F" w14:textId="77777777" w:rsidR="00EB53BA" w:rsidRPr="00EB53BA" w:rsidRDefault="00EB53BA" w:rsidP="00EB53BA">
      <w:pPr>
        <w:pStyle w:val="NoSpacing"/>
        <w:rPr>
          <w:lang w:val="en-US"/>
        </w:rPr>
      </w:pPr>
    </w:p>
    <w:p w14:paraId="6AC2C380" w14:textId="77777777" w:rsidR="00EB53BA" w:rsidRPr="00EB53BA" w:rsidRDefault="00EB53BA" w:rsidP="00EB53BA">
      <w:pPr>
        <w:pStyle w:val="NoSpacing"/>
        <w:rPr>
          <w:lang w:val="en-US"/>
        </w:rPr>
      </w:pPr>
    </w:p>
    <w:p w14:paraId="4CD30866" w14:textId="77777777" w:rsidR="00EB53BA" w:rsidRPr="00EB53BA" w:rsidRDefault="00EB53BA" w:rsidP="00EB53BA">
      <w:pPr>
        <w:pStyle w:val="NoSpacing"/>
        <w:rPr>
          <w:lang w:val="en-US"/>
        </w:rPr>
      </w:pPr>
    </w:p>
    <w:p w14:paraId="56F61768" w14:textId="77777777" w:rsidR="00EB53BA" w:rsidRPr="00EB53BA" w:rsidRDefault="00EB53BA" w:rsidP="00EB53BA">
      <w:pPr>
        <w:pStyle w:val="NoSpacing"/>
        <w:rPr>
          <w:lang w:val="en-US"/>
        </w:rPr>
      </w:pPr>
    </w:p>
    <w:p w14:paraId="39ECCF44" w14:textId="77777777" w:rsidR="00EB53BA" w:rsidRPr="00EB53BA" w:rsidRDefault="00EB53BA" w:rsidP="00EB53BA">
      <w:pPr>
        <w:pStyle w:val="NoSpacing"/>
        <w:rPr>
          <w:lang w:val="en-US"/>
        </w:rPr>
      </w:pPr>
    </w:p>
    <w:p w14:paraId="4CD83F6A" w14:textId="77777777" w:rsidR="00EB53BA" w:rsidRPr="00EB53BA" w:rsidRDefault="00EB53BA" w:rsidP="00EB53BA">
      <w:pPr>
        <w:pStyle w:val="NoSpacing"/>
        <w:rPr>
          <w:lang w:val="en-US"/>
        </w:rPr>
      </w:pPr>
    </w:p>
    <w:p w14:paraId="1F05ABF0" w14:textId="77777777" w:rsidR="00EB53BA" w:rsidRPr="00EB53BA" w:rsidRDefault="00EB53BA" w:rsidP="00EB53BA">
      <w:pPr>
        <w:pStyle w:val="NoSpacing"/>
        <w:rPr>
          <w:lang w:val="en-US"/>
        </w:rPr>
      </w:pPr>
    </w:p>
    <w:p w14:paraId="37A1D547" w14:textId="77777777" w:rsidR="00EB53BA" w:rsidRPr="00EB53BA" w:rsidRDefault="00EB53BA" w:rsidP="00EB53BA">
      <w:pPr>
        <w:pStyle w:val="NoSpacing"/>
        <w:rPr>
          <w:lang w:val="en-US"/>
        </w:rPr>
      </w:pPr>
    </w:p>
    <w:p w14:paraId="567FDC62" w14:textId="77777777" w:rsidR="00EB53BA" w:rsidRPr="00EB53BA" w:rsidRDefault="00EB53BA" w:rsidP="00EB53BA">
      <w:pPr>
        <w:pStyle w:val="NoSpacing"/>
        <w:rPr>
          <w:lang w:val="en-US"/>
        </w:rPr>
      </w:pPr>
    </w:p>
    <w:p w14:paraId="02368268" w14:textId="77777777" w:rsidR="00EB53BA" w:rsidRPr="00EB53BA" w:rsidRDefault="00EB53BA" w:rsidP="00EB53BA">
      <w:pPr>
        <w:pStyle w:val="NoSpacing"/>
        <w:rPr>
          <w:lang w:val="en-US"/>
        </w:rPr>
      </w:pPr>
    </w:p>
    <w:p w14:paraId="00358B5A" w14:textId="77777777" w:rsidR="00EB53BA" w:rsidRPr="00EB53BA" w:rsidRDefault="0048045A" w:rsidP="00EB53BA">
      <w:pPr>
        <w:pStyle w:val="NoSpacing"/>
        <w:rPr>
          <w:lang w:val="en-US"/>
        </w:rPr>
      </w:pPr>
      <w:r>
        <w:rPr>
          <w:noProof/>
          <w:lang w:eastAsia="de-CH"/>
        </w:rPr>
        <mc:AlternateContent>
          <mc:Choice Requires="wps">
            <w:drawing>
              <wp:anchor distT="0" distB="0" distL="114300" distR="114300" simplePos="0" relativeHeight="251675648" behindDoc="1" locked="0" layoutInCell="1" allowOverlap="1" wp14:anchorId="073A0F54" wp14:editId="596AC7EE">
                <wp:simplePos x="0" y="0"/>
                <wp:positionH relativeFrom="column">
                  <wp:posOffset>4195445</wp:posOffset>
                </wp:positionH>
                <wp:positionV relativeFrom="paragraph">
                  <wp:posOffset>18415</wp:posOffset>
                </wp:positionV>
                <wp:extent cx="1256030" cy="866775"/>
                <wp:effectExtent l="0" t="0" r="1270" b="9525"/>
                <wp:wrapTight wrapText="bothSides">
                  <wp:wrapPolygon edited="0">
                    <wp:start x="0" y="0"/>
                    <wp:lineTo x="0" y="21363"/>
                    <wp:lineTo x="21294" y="21363"/>
                    <wp:lineTo x="21294" y="0"/>
                    <wp:lineTo x="0" y="0"/>
                  </wp:wrapPolygon>
                </wp:wrapTight>
                <wp:docPr id="19" name="Textfeld 19"/>
                <wp:cNvGraphicFramePr/>
                <a:graphic xmlns:a="http://schemas.openxmlformats.org/drawingml/2006/main">
                  <a:graphicData uri="http://schemas.microsoft.com/office/word/2010/wordprocessingShape">
                    <wps:wsp>
                      <wps:cNvSpPr txBox="1"/>
                      <wps:spPr>
                        <a:xfrm>
                          <a:off x="0" y="0"/>
                          <a:ext cx="1256030" cy="866775"/>
                        </a:xfrm>
                        <a:prstGeom prst="rect">
                          <a:avLst/>
                        </a:prstGeom>
                        <a:solidFill>
                          <a:prstClr val="white"/>
                        </a:solidFill>
                        <a:ln>
                          <a:noFill/>
                        </a:ln>
                      </wps:spPr>
                      <wps:txbx>
                        <w:txbxContent>
                          <w:p w14:paraId="3C0873DE" w14:textId="77777777" w:rsidR="00043B71" w:rsidRPr="00EB53BA" w:rsidRDefault="00043B71" w:rsidP="00EB53BA">
                            <w:pPr>
                              <w:pStyle w:val="Caption"/>
                              <w:jc w:val="both"/>
                              <w:rPr>
                                <w:i w:val="0"/>
                                <w:color w:val="auto"/>
                                <w:lang w:val="en-US"/>
                              </w:rPr>
                            </w:pPr>
                            <w:r w:rsidRPr="00EB53BA">
                              <w:rPr>
                                <w:i w:val="0"/>
                                <w:color w:val="auto"/>
                                <w:lang w:val="en-US"/>
                              </w:rPr>
                              <w:t xml:space="preserve">Figure </w:t>
                            </w:r>
                            <w:r w:rsidRPr="0048045A">
                              <w:rPr>
                                <w:i w:val="0"/>
                                <w:color w:val="auto"/>
                                <w:lang w:val="en-US"/>
                              </w:rPr>
                              <w:t>4</w:t>
                            </w:r>
                            <w:r w:rsidRPr="00EB53BA">
                              <w:rPr>
                                <w:i w:val="0"/>
                                <w:color w:val="auto"/>
                                <w:lang w:val="en-US"/>
                              </w:rPr>
                              <w:t xml:space="preserve">: dwarf pea plant with marks at the measured internode 1 and 2 respectively node, internode 3 </w:t>
                            </w:r>
                            <w:r w:rsidRPr="00EE2BC8">
                              <w:rPr>
                                <w:i w:val="0"/>
                                <w:color w:val="FF0000"/>
                                <w:lang w:val="en-US"/>
                                <w:rPrChange w:id="200" w:author="Pfister  Barbara" w:date="2018-03-07T11:32:00Z">
                                  <w:rPr>
                                    <w:i w:val="0"/>
                                    <w:color w:val="auto"/>
                                    <w:lang w:val="en-US"/>
                                  </w:rPr>
                                </w:rPrChange>
                              </w:rPr>
                              <w:t>wasn’t</w:t>
                            </w:r>
                            <w:r w:rsidRPr="00EB53BA">
                              <w:rPr>
                                <w:i w:val="0"/>
                                <w:color w:val="auto"/>
                                <w:lang w:val="en-US"/>
                              </w:rPr>
                              <w:t xml:space="preserve"> measured at the beginning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73A0F54" id="Textfeld 19" o:spid="_x0000_s1028" type="#_x0000_t202" style="position:absolute;margin-left:330.35pt;margin-top:1.45pt;width:98.9pt;height:68.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" stroked="f">
                <v:textbox inset="0,0,0,0">
                  <w:txbxContent>
                    <w:p w14:paraId="3C0873DE" w14:textId="77777777" w:rsidR="00043B71" w:rsidRPr="00EB53BA" w:rsidRDefault="00043B71" w:rsidP="00EB53BA">
                      <w:pPr>
                        <w:pStyle w:val="Caption"/>
                        <w:jc w:val="both"/>
                        <w:rPr>
                          <w:i w:val="0"/>
                          <w:color w:val="auto"/>
                          <w:lang w:val="en-US"/>
                        </w:rPr>
                      </w:pPr>
                      <w:r w:rsidRPr="00EB53BA">
                        <w:rPr>
                          <w:i w:val="0"/>
                          <w:color w:val="auto"/>
                          <w:lang w:val="en-US"/>
                        </w:rPr>
                        <w:t xml:space="preserve">Figure </w:t>
                      </w:r>
                      <w:r w:rsidRPr="0048045A">
                        <w:rPr>
                          <w:i w:val="0"/>
                          <w:color w:val="auto"/>
                          <w:lang w:val="en-US"/>
                        </w:rPr>
                        <w:t>4</w:t>
                      </w:r>
                      <w:r w:rsidRPr="00EB53BA">
                        <w:rPr>
                          <w:i w:val="0"/>
                          <w:color w:val="auto"/>
                          <w:lang w:val="en-US"/>
                        </w:rPr>
                        <w:t xml:space="preserve">: dwarf pea plant with marks at the measured internode 1 and 2 respectively node, internode 3 </w:t>
                      </w:r>
                      <w:r w:rsidRPr="00EE2BC8">
                        <w:rPr>
                          <w:i w:val="0"/>
                          <w:color w:val="FF0000"/>
                          <w:lang w:val="en-US"/>
                          <w:rPrChange w:id="201" w:author="Pfister  Barbara" w:date="2018-03-07T11:32:00Z">
                            <w:rPr>
                              <w:i w:val="0"/>
                              <w:color w:val="auto"/>
                              <w:lang w:val="en-US"/>
                            </w:rPr>
                          </w:rPrChange>
                        </w:rPr>
                        <w:t>wasn’t</w:t>
                      </w:r>
                      <w:r w:rsidRPr="00EB53BA">
                        <w:rPr>
                          <w:i w:val="0"/>
                          <w:color w:val="auto"/>
                          <w:lang w:val="en-US"/>
                        </w:rPr>
                        <w:t xml:space="preserve"> measured at the beginning</w:t>
                      </w:r>
                    </w:p>
                  </w:txbxContent>
                </v:textbox>
                <w10:wrap type="tight"/>
              </v:shape>
            </w:pict>
          </mc:Fallback>
        </mc:AlternateContent>
      </w:r>
    </w:p>
    <w:p w14:paraId="212FBEB0" w14:textId="77777777" w:rsidR="00EB53BA" w:rsidRDefault="00EB53BA" w:rsidP="00EB53BA">
      <w:pPr>
        <w:pStyle w:val="NoSpacing"/>
        <w:rPr>
          <w:lang w:val="en-US"/>
        </w:rPr>
      </w:pPr>
    </w:p>
    <w:p w14:paraId="3FB318E2" w14:textId="77777777" w:rsidR="0048045A" w:rsidRDefault="0048045A" w:rsidP="00EB53BA">
      <w:pPr>
        <w:pStyle w:val="NoSpacing"/>
        <w:rPr>
          <w:lang w:val="en-US"/>
        </w:rPr>
      </w:pPr>
    </w:p>
    <w:p w14:paraId="54CE7376" w14:textId="77777777" w:rsidR="0048045A" w:rsidRPr="00EB53BA" w:rsidRDefault="0048045A" w:rsidP="00EB53BA">
      <w:pPr>
        <w:pStyle w:val="NoSpacing"/>
        <w:rPr>
          <w:lang w:val="en-US"/>
        </w:rPr>
      </w:pPr>
    </w:p>
    <w:p w14:paraId="0F305C26" w14:textId="77777777" w:rsidR="00EB53BA" w:rsidRPr="00EB53BA" w:rsidRDefault="00EB53BA" w:rsidP="00EB53BA">
      <w:pPr>
        <w:pStyle w:val="NoSpacing"/>
        <w:rPr>
          <w:lang w:val="en-US"/>
        </w:rPr>
      </w:pPr>
    </w:p>
    <w:p w14:paraId="4D4BCEF5" w14:textId="77777777" w:rsidR="00EB53BA" w:rsidRPr="00EB53BA" w:rsidRDefault="00EB53BA" w:rsidP="00EB53BA">
      <w:pPr>
        <w:pStyle w:val="NoSpacing"/>
        <w:rPr>
          <w:lang w:val="en-US"/>
        </w:rPr>
      </w:pPr>
    </w:p>
    <w:tbl>
      <w:tblPr>
        <w:tblStyle w:val="TableGrid"/>
        <w:tblW w:w="0" w:type="auto"/>
        <w:tblInd w:w="0" w:type="dxa"/>
        <w:tblLook w:val="04A0" w:firstRow="1" w:lastRow="0" w:firstColumn="1" w:lastColumn="0" w:noHBand="0" w:noVBand="1"/>
      </w:tblPr>
      <w:tblGrid>
        <w:gridCol w:w="2825"/>
        <w:gridCol w:w="3075"/>
        <w:gridCol w:w="3162"/>
      </w:tblGrid>
      <w:tr w:rsidR="00EB53BA" w:rsidRPr="00EB3AF5" w14:paraId="7BF9CDC7"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704F6CD6" w14:textId="77777777" w:rsidR="00EB53BA" w:rsidRDefault="00EB53BA">
            <w:pPr>
              <w:pStyle w:val="NoSpacing"/>
              <w:ind w:left="-110"/>
              <w:rPr>
                <w:sz w:val="18"/>
                <w:szCs w:val="18"/>
              </w:rPr>
            </w:pPr>
            <w:r>
              <w:rPr>
                <w:sz w:val="18"/>
                <w:szCs w:val="18"/>
              </w:rPr>
              <w:t>Plant</w:t>
            </w:r>
          </w:p>
        </w:tc>
        <w:tc>
          <w:tcPr>
            <w:tcW w:w="3075" w:type="dxa"/>
            <w:tcBorders>
              <w:top w:val="single" w:sz="4" w:space="0" w:color="auto"/>
              <w:left w:val="single" w:sz="4" w:space="0" w:color="auto"/>
              <w:bottom w:val="single" w:sz="4" w:space="0" w:color="auto"/>
              <w:right w:val="single" w:sz="4" w:space="0" w:color="auto"/>
            </w:tcBorders>
            <w:hideMark/>
          </w:tcPr>
          <w:p w14:paraId="320F33CC" w14:textId="77777777" w:rsidR="00EB53BA" w:rsidRPr="00EB53BA" w:rsidRDefault="00EB53BA">
            <w:pPr>
              <w:pStyle w:val="NoSpacing"/>
              <w:ind w:left="-110"/>
              <w:rPr>
                <w:sz w:val="18"/>
                <w:szCs w:val="18"/>
                <w:lang w:val="en-US"/>
              </w:rPr>
            </w:pPr>
            <w:r w:rsidRPr="00EB53BA">
              <w:rPr>
                <w:sz w:val="18"/>
                <w:szCs w:val="18"/>
                <w:lang w:val="en-US"/>
              </w:rPr>
              <w:t>Length internode 3, dwarf pea, GA</w:t>
            </w:r>
            <w:r w:rsidRPr="00EB53BA">
              <w:rPr>
                <w:sz w:val="18"/>
                <w:szCs w:val="18"/>
                <w:vertAlign w:val="subscript"/>
                <w:lang w:val="en-US"/>
              </w:rPr>
              <w:t>3</w:t>
            </w:r>
            <w:r w:rsidRPr="00EB53BA">
              <w:rPr>
                <w:sz w:val="18"/>
                <w:szCs w:val="18"/>
                <w:lang w:val="en-US"/>
              </w:rPr>
              <w:t xml:space="preserve"> treatment [mm]</w:t>
            </w:r>
          </w:p>
        </w:tc>
        <w:tc>
          <w:tcPr>
            <w:tcW w:w="3162" w:type="dxa"/>
            <w:tcBorders>
              <w:top w:val="single" w:sz="4" w:space="0" w:color="auto"/>
              <w:left w:val="single" w:sz="4" w:space="0" w:color="auto"/>
              <w:bottom w:val="single" w:sz="4" w:space="0" w:color="auto"/>
              <w:right w:val="single" w:sz="4" w:space="0" w:color="auto"/>
            </w:tcBorders>
            <w:hideMark/>
          </w:tcPr>
          <w:p w14:paraId="0C42DBE0" w14:textId="77777777" w:rsidR="00EB53BA" w:rsidRPr="00EB53BA" w:rsidRDefault="00EB53BA">
            <w:pPr>
              <w:pStyle w:val="NoSpacing"/>
              <w:rPr>
                <w:lang w:val="en-US"/>
              </w:rPr>
            </w:pPr>
            <w:r w:rsidRPr="00EB53BA">
              <w:rPr>
                <w:sz w:val="18"/>
                <w:szCs w:val="18"/>
                <w:lang w:val="en-US"/>
              </w:rPr>
              <w:t>Length internode3, dwarf pea, control treatment [mm]</w:t>
            </w:r>
          </w:p>
        </w:tc>
      </w:tr>
      <w:tr w:rsidR="00EB53BA" w14:paraId="09293EAE"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39584E58" w14:textId="77777777" w:rsidR="00EB53BA" w:rsidRDefault="00EB53BA">
            <w:pPr>
              <w:pStyle w:val="NoSpacing"/>
            </w:pPr>
            <w:r>
              <w:t>1</w:t>
            </w:r>
          </w:p>
        </w:tc>
        <w:tc>
          <w:tcPr>
            <w:tcW w:w="3075" w:type="dxa"/>
            <w:tcBorders>
              <w:top w:val="single" w:sz="4" w:space="0" w:color="auto"/>
              <w:left w:val="single" w:sz="4" w:space="0" w:color="auto"/>
              <w:bottom w:val="single" w:sz="4" w:space="0" w:color="auto"/>
              <w:right w:val="single" w:sz="4" w:space="0" w:color="auto"/>
            </w:tcBorders>
            <w:hideMark/>
          </w:tcPr>
          <w:p w14:paraId="0BC253F9" w14:textId="77777777" w:rsidR="00EB53BA" w:rsidRDefault="00EB53BA">
            <w:pPr>
              <w:pStyle w:val="NoSpacing"/>
              <w:jc w:val="center"/>
            </w:pPr>
            <w:r>
              <w:t>60</w:t>
            </w:r>
          </w:p>
        </w:tc>
        <w:tc>
          <w:tcPr>
            <w:tcW w:w="3162" w:type="dxa"/>
            <w:tcBorders>
              <w:top w:val="single" w:sz="4" w:space="0" w:color="auto"/>
              <w:left w:val="single" w:sz="4" w:space="0" w:color="auto"/>
              <w:bottom w:val="single" w:sz="4" w:space="0" w:color="auto"/>
              <w:right w:val="single" w:sz="4" w:space="0" w:color="auto"/>
            </w:tcBorders>
            <w:hideMark/>
          </w:tcPr>
          <w:p w14:paraId="391C2E4E" w14:textId="77777777" w:rsidR="00EB53BA" w:rsidRDefault="00EB53BA">
            <w:pPr>
              <w:pStyle w:val="NoSpacing"/>
              <w:jc w:val="center"/>
            </w:pPr>
            <w:r>
              <w:t>19</w:t>
            </w:r>
          </w:p>
        </w:tc>
      </w:tr>
      <w:tr w:rsidR="00EB53BA" w14:paraId="0362FB0F"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0E56529C" w14:textId="77777777" w:rsidR="00EB53BA" w:rsidRDefault="00EB53BA">
            <w:pPr>
              <w:pStyle w:val="NoSpacing"/>
            </w:pPr>
            <w:r>
              <w:t>2</w:t>
            </w:r>
          </w:p>
        </w:tc>
        <w:tc>
          <w:tcPr>
            <w:tcW w:w="3075" w:type="dxa"/>
            <w:tcBorders>
              <w:top w:val="single" w:sz="4" w:space="0" w:color="auto"/>
              <w:left w:val="single" w:sz="4" w:space="0" w:color="auto"/>
              <w:bottom w:val="single" w:sz="4" w:space="0" w:color="auto"/>
              <w:right w:val="single" w:sz="4" w:space="0" w:color="auto"/>
            </w:tcBorders>
            <w:hideMark/>
          </w:tcPr>
          <w:p w14:paraId="20ABE365" w14:textId="77777777" w:rsidR="00EB53BA" w:rsidRDefault="00EB53BA">
            <w:pPr>
              <w:pStyle w:val="NoSpacing"/>
              <w:jc w:val="center"/>
            </w:pPr>
            <w:r>
              <w:t>48</w:t>
            </w:r>
          </w:p>
        </w:tc>
        <w:tc>
          <w:tcPr>
            <w:tcW w:w="3162" w:type="dxa"/>
            <w:tcBorders>
              <w:top w:val="single" w:sz="4" w:space="0" w:color="auto"/>
              <w:left w:val="single" w:sz="4" w:space="0" w:color="auto"/>
              <w:bottom w:val="single" w:sz="4" w:space="0" w:color="auto"/>
              <w:right w:val="single" w:sz="4" w:space="0" w:color="auto"/>
            </w:tcBorders>
            <w:hideMark/>
          </w:tcPr>
          <w:p w14:paraId="7D3F606C" w14:textId="77777777" w:rsidR="00EB53BA" w:rsidRDefault="00EB53BA">
            <w:pPr>
              <w:pStyle w:val="NoSpacing"/>
              <w:jc w:val="center"/>
            </w:pPr>
            <w:r>
              <w:t>13</w:t>
            </w:r>
          </w:p>
        </w:tc>
      </w:tr>
      <w:tr w:rsidR="00EB53BA" w14:paraId="5DD174F8"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0746309D" w14:textId="77777777" w:rsidR="00EB53BA" w:rsidRDefault="00EB53BA">
            <w:pPr>
              <w:pStyle w:val="NoSpacing"/>
            </w:pPr>
            <w:r>
              <w:t>3</w:t>
            </w:r>
          </w:p>
        </w:tc>
        <w:tc>
          <w:tcPr>
            <w:tcW w:w="3075" w:type="dxa"/>
            <w:tcBorders>
              <w:top w:val="single" w:sz="4" w:space="0" w:color="auto"/>
              <w:left w:val="single" w:sz="4" w:space="0" w:color="auto"/>
              <w:bottom w:val="single" w:sz="4" w:space="0" w:color="auto"/>
              <w:right w:val="single" w:sz="4" w:space="0" w:color="auto"/>
            </w:tcBorders>
            <w:hideMark/>
          </w:tcPr>
          <w:p w14:paraId="2AC3B96C" w14:textId="77777777" w:rsidR="00EB53BA" w:rsidRDefault="00EB53BA">
            <w:pPr>
              <w:pStyle w:val="NoSpacing"/>
              <w:jc w:val="center"/>
            </w:pPr>
            <w:r>
              <w:t>50</w:t>
            </w:r>
          </w:p>
        </w:tc>
        <w:tc>
          <w:tcPr>
            <w:tcW w:w="3162" w:type="dxa"/>
            <w:tcBorders>
              <w:top w:val="single" w:sz="4" w:space="0" w:color="auto"/>
              <w:left w:val="single" w:sz="4" w:space="0" w:color="auto"/>
              <w:bottom w:val="single" w:sz="4" w:space="0" w:color="auto"/>
              <w:right w:val="single" w:sz="4" w:space="0" w:color="auto"/>
            </w:tcBorders>
            <w:hideMark/>
          </w:tcPr>
          <w:p w14:paraId="31AD3B87" w14:textId="77777777" w:rsidR="00EB53BA" w:rsidRDefault="00EB53BA">
            <w:pPr>
              <w:pStyle w:val="NoSpacing"/>
              <w:jc w:val="center"/>
            </w:pPr>
            <w:r>
              <w:t>22</w:t>
            </w:r>
          </w:p>
        </w:tc>
      </w:tr>
      <w:tr w:rsidR="00EB53BA" w14:paraId="7AA97DC6"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47814082" w14:textId="77777777" w:rsidR="00EB53BA" w:rsidRDefault="00EB53BA">
            <w:pPr>
              <w:pStyle w:val="NoSpacing"/>
            </w:pPr>
            <w:r>
              <w:t>4</w:t>
            </w:r>
          </w:p>
        </w:tc>
        <w:tc>
          <w:tcPr>
            <w:tcW w:w="3075" w:type="dxa"/>
            <w:tcBorders>
              <w:top w:val="single" w:sz="4" w:space="0" w:color="auto"/>
              <w:left w:val="single" w:sz="4" w:space="0" w:color="auto"/>
              <w:bottom w:val="single" w:sz="4" w:space="0" w:color="auto"/>
              <w:right w:val="single" w:sz="4" w:space="0" w:color="auto"/>
            </w:tcBorders>
            <w:hideMark/>
          </w:tcPr>
          <w:p w14:paraId="4494A314" w14:textId="77777777" w:rsidR="00EB53BA" w:rsidRDefault="00EB53BA">
            <w:pPr>
              <w:pStyle w:val="NoSpacing"/>
              <w:jc w:val="center"/>
            </w:pPr>
            <w:r>
              <w:t>83</w:t>
            </w:r>
          </w:p>
        </w:tc>
        <w:tc>
          <w:tcPr>
            <w:tcW w:w="3162" w:type="dxa"/>
            <w:tcBorders>
              <w:top w:val="single" w:sz="4" w:space="0" w:color="auto"/>
              <w:left w:val="single" w:sz="4" w:space="0" w:color="auto"/>
              <w:bottom w:val="single" w:sz="4" w:space="0" w:color="auto"/>
              <w:right w:val="single" w:sz="4" w:space="0" w:color="auto"/>
            </w:tcBorders>
            <w:hideMark/>
          </w:tcPr>
          <w:p w14:paraId="154106AB" w14:textId="77777777" w:rsidR="00EB53BA" w:rsidRDefault="00EB53BA">
            <w:pPr>
              <w:pStyle w:val="NoSpacing"/>
              <w:jc w:val="center"/>
            </w:pPr>
            <w:r>
              <w:t>16</w:t>
            </w:r>
          </w:p>
        </w:tc>
      </w:tr>
      <w:tr w:rsidR="00EB53BA" w14:paraId="6BB72DD4"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534B02D9" w14:textId="77777777" w:rsidR="00EB53BA" w:rsidRDefault="00EB53BA">
            <w:pPr>
              <w:pStyle w:val="NoSpacing"/>
            </w:pPr>
            <w:r>
              <w:t>5</w:t>
            </w:r>
          </w:p>
        </w:tc>
        <w:tc>
          <w:tcPr>
            <w:tcW w:w="3075" w:type="dxa"/>
            <w:tcBorders>
              <w:top w:val="single" w:sz="4" w:space="0" w:color="auto"/>
              <w:left w:val="single" w:sz="4" w:space="0" w:color="auto"/>
              <w:bottom w:val="single" w:sz="4" w:space="0" w:color="auto"/>
              <w:right w:val="single" w:sz="4" w:space="0" w:color="auto"/>
            </w:tcBorders>
            <w:hideMark/>
          </w:tcPr>
          <w:p w14:paraId="7FB92AA6" w14:textId="77777777" w:rsidR="00EB53BA" w:rsidRDefault="00EB53BA">
            <w:pPr>
              <w:pStyle w:val="NoSpacing"/>
              <w:jc w:val="center"/>
            </w:pPr>
            <w:r>
              <w:t>48</w:t>
            </w:r>
          </w:p>
        </w:tc>
        <w:tc>
          <w:tcPr>
            <w:tcW w:w="3162" w:type="dxa"/>
            <w:tcBorders>
              <w:top w:val="single" w:sz="4" w:space="0" w:color="auto"/>
              <w:left w:val="single" w:sz="4" w:space="0" w:color="auto"/>
              <w:bottom w:val="single" w:sz="4" w:space="0" w:color="auto"/>
              <w:right w:val="single" w:sz="4" w:space="0" w:color="auto"/>
            </w:tcBorders>
            <w:hideMark/>
          </w:tcPr>
          <w:p w14:paraId="7DA6311D" w14:textId="77777777" w:rsidR="00EB53BA" w:rsidRDefault="00EB53BA">
            <w:pPr>
              <w:pStyle w:val="NoSpacing"/>
              <w:jc w:val="center"/>
            </w:pPr>
            <w:r>
              <w:t>11</w:t>
            </w:r>
          </w:p>
        </w:tc>
      </w:tr>
      <w:tr w:rsidR="00EB53BA" w14:paraId="4C999EE4" w14:textId="77777777" w:rsidTr="00EB53BA">
        <w:tc>
          <w:tcPr>
            <w:tcW w:w="2825" w:type="dxa"/>
            <w:tcBorders>
              <w:top w:val="single" w:sz="4" w:space="0" w:color="auto"/>
              <w:left w:val="single" w:sz="4" w:space="0" w:color="auto"/>
              <w:bottom w:val="single" w:sz="4" w:space="0" w:color="auto"/>
              <w:right w:val="single" w:sz="4" w:space="0" w:color="auto"/>
            </w:tcBorders>
            <w:hideMark/>
          </w:tcPr>
          <w:p w14:paraId="6D660770" w14:textId="77777777" w:rsidR="00EB53BA" w:rsidRDefault="00EB53BA">
            <w:pPr>
              <w:pStyle w:val="NoSpacing"/>
            </w:pPr>
            <w:proofErr w:type="spellStart"/>
            <w:r>
              <w:t>average</w:t>
            </w:r>
            <w:proofErr w:type="spellEnd"/>
            <w:r>
              <w:t xml:space="preserve"> </w:t>
            </w:r>
            <w:proofErr w:type="spellStart"/>
            <w:r>
              <w:t>length</w:t>
            </w:r>
            <w:proofErr w:type="spellEnd"/>
          </w:p>
        </w:tc>
        <w:tc>
          <w:tcPr>
            <w:tcW w:w="3075" w:type="dxa"/>
            <w:tcBorders>
              <w:top w:val="single" w:sz="4" w:space="0" w:color="auto"/>
              <w:left w:val="single" w:sz="4" w:space="0" w:color="auto"/>
              <w:bottom w:val="single" w:sz="4" w:space="0" w:color="auto"/>
              <w:right w:val="single" w:sz="4" w:space="0" w:color="auto"/>
            </w:tcBorders>
            <w:hideMark/>
          </w:tcPr>
          <w:p w14:paraId="7E384367" w14:textId="77777777" w:rsidR="00EB53BA" w:rsidRDefault="00EB53BA">
            <w:pPr>
              <w:pStyle w:val="NoSpacing"/>
              <w:jc w:val="center"/>
            </w:pPr>
            <w:r>
              <w:t>52.6</w:t>
            </w:r>
          </w:p>
        </w:tc>
        <w:tc>
          <w:tcPr>
            <w:tcW w:w="3162" w:type="dxa"/>
            <w:tcBorders>
              <w:top w:val="single" w:sz="4" w:space="0" w:color="auto"/>
              <w:left w:val="single" w:sz="4" w:space="0" w:color="auto"/>
              <w:bottom w:val="single" w:sz="4" w:space="0" w:color="auto"/>
              <w:right w:val="single" w:sz="4" w:space="0" w:color="auto"/>
            </w:tcBorders>
            <w:hideMark/>
          </w:tcPr>
          <w:p w14:paraId="4F7EC007" w14:textId="77777777" w:rsidR="00EB53BA" w:rsidRDefault="00EB53BA">
            <w:pPr>
              <w:pStyle w:val="NoSpacing"/>
              <w:keepNext/>
              <w:jc w:val="center"/>
            </w:pPr>
            <w:r>
              <w:t>16.0</w:t>
            </w:r>
          </w:p>
        </w:tc>
      </w:tr>
    </w:tbl>
    <w:p w14:paraId="3C715C35" w14:textId="77777777" w:rsidR="00EB53BA" w:rsidRDefault="00EB53BA" w:rsidP="00EB53BA">
      <w:pPr>
        <w:pStyle w:val="Caption"/>
        <w:rPr>
          <w:i w:val="0"/>
          <w:color w:val="000000" w:themeColor="text1"/>
          <w:lang w:val="en-GB"/>
        </w:rPr>
      </w:pPr>
      <w:r w:rsidRPr="00EB53BA">
        <w:rPr>
          <w:i w:val="0"/>
          <w:color w:val="000000" w:themeColor="text1"/>
          <w:lang w:val="en-US"/>
        </w:rPr>
        <w:t xml:space="preserve">Table </w:t>
      </w:r>
      <w:r w:rsidR="0048045A">
        <w:rPr>
          <w:i w:val="0"/>
          <w:color w:val="000000" w:themeColor="text1"/>
          <w:lang w:val="en-US"/>
        </w:rPr>
        <w:t>3</w:t>
      </w:r>
      <w:r w:rsidRPr="00EB53BA">
        <w:rPr>
          <w:i w:val="0"/>
          <w:color w:val="000000" w:themeColor="text1"/>
          <w:lang w:val="en-US"/>
        </w:rPr>
        <w:t xml:space="preserve">: measured length of the internodes 3 of the dwarf peas. </w:t>
      </w:r>
      <w:r w:rsidRPr="00EB53BA">
        <w:rPr>
          <w:i w:val="0"/>
          <w:color w:val="auto"/>
          <w:lang w:val="en-US"/>
        </w:rPr>
        <w:t>Average values calculated without highest and lowest values.</w:t>
      </w:r>
    </w:p>
    <w:p w14:paraId="63EB2CC0" w14:textId="77777777" w:rsidR="00EB53BA" w:rsidRPr="00EB53BA" w:rsidRDefault="00EB53BA" w:rsidP="00EB53BA">
      <w:pPr>
        <w:pStyle w:val="Heading3"/>
        <w:rPr>
          <w:color w:val="auto"/>
          <w:lang w:val="en-US"/>
        </w:rPr>
      </w:pPr>
      <w:r w:rsidRPr="00EB53BA">
        <w:rPr>
          <w:lang w:val="en-US"/>
        </w:rPr>
        <w:t>Discussion</w:t>
      </w:r>
    </w:p>
    <w:p w14:paraId="5020B73D" w14:textId="77777777" w:rsidR="00EB53BA" w:rsidRPr="00EB53BA" w:rsidRDefault="00EB53BA" w:rsidP="00EB53BA">
      <w:pPr>
        <w:pStyle w:val="NoSpacing"/>
        <w:rPr>
          <w:sz w:val="24"/>
          <w:lang w:val="en-US"/>
        </w:rPr>
      </w:pPr>
      <w:r w:rsidRPr="00EB53BA">
        <w:rPr>
          <w:sz w:val="24"/>
          <w:lang w:val="en-US"/>
        </w:rPr>
        <w:t xml:space="preserve">It is difficult to compare the different peas and treatments altogether because the data of the dwarf peas are not complete. However, the data </w:t>
      </w:r>
      <w:proofErr w:type="gramStart"/>
      <w:r w:rsidRPr="00EB53BA">
        <w:rPr>
          <w:sz w:val="24"/>
          <w:lang w:val="en-US"/>
        </w:rPr>
        <w:t xml:space="preserve">shows, that the dwarf peas have </w:t>
      </w:r>
      <w:commentRangeStart w:id="202"/>
      <w:r w:rsidRPr="00EB53BA">
        <w:rPr>
          <w:sz w:val="24"/>
          <w:lang w:val="en-US"/>
        </w:rPr>
        <w:t>greater differences in the length of the internodes 3</w:t>
      </w:r>
      <w:commentRangeEnd w:id="202"/>
      <w:r w:rsidR="00EE2BC8">
        <w:rPr>
          <w:rStyle w:val="CommentReference"/>
        </w:rPr>
        <w:commentReference w:id="202"/>
      </w:r>
      <w:proofErr w:type="gramEnd"/>
      <w:r w:rsidRPr="00EB53BA">
        <w:rPr>
          <w:sz w:val="24"/>
          <w:lang w:val="en-US"/>
        </w:rPr>
        <w:t xml:space="preserve"> due to the treatment than the normal </w:t>
      </w:r>
      <w:r w:rsidRPr="00EB53BA">
        <w:rPr>
          <w:sz w:val="24"/>
          <w:lang w:val="en-US"/>
        </w:rPr>
        <w:lastRenderedPageBreak/>
        <w:t xml:space="preserve">peas. So that means, that GA3 has a stronger effect on the dwarf peas. </w:t>
      </w:r>
      <w:proofErr w:type="gramStart"/>
      <w:r w:rsidRPr="00EB53BA">
        <w:rPr>
          <w:sz w:val="24"/>
          <w:lang w:val="en-US"/>
        </w:rPr>
        <w:t>But</w:t>
      </w:r>
      <w:proofErr w:type="gramEnd"/>
      <w:r w:rsidRPr="00EB53BA">
        <w:rPr>
          <w:sz w:val="24"/>
          <w:lang w:val="en-US"/>
        </w:rPr>
        <w:t xml:space="preserve"> t</w:t>
      </w:r>
      <w:commentRangeStart w:id="203"/>
      <w:r w:rsidRPr="00EB53BA">
        <w:rPr>
          <w:sz w:val="24"/>
          <w:lang w:val="en-US"/>
        </w:rPr>
        <w:t>hat’s</w:t>
      </w:r>
      <w:commentRangeEnd w:id="203"/>
      <w:r w:rsidR="00EE2BC8">
        <w:rPr>
          <w:rStyle w:val="CommentReference"/>
        </w:rPr>
        <w:commentReference w:id="203"/>
      </w:r>
      <w:r w:rsidRPr="00EB53BA">
        <w:rPr>
          <w:sz w:val="24"/>
          <w:lang w:val="en-US"/>
        </w:rPr>
        <w:t xml:space="preserve"> not necessarily true, because it could be, that the difference in the length of internodes 3 of the dwarf peas was already there before the treatment only this wasn’t measured. </w:t>
      </w:r>
    </w:p>
    <w:p w14:paraId="122271CF" w14:textId="77777777" w:rsidR="00EB53BA" w:rsidRPr="00EB53BA" w:rsidRDefault="00EB53BA" w:rsidP="00EB53BA">
      <w:pPr>
        <w:pStyle w:val="NoSpacing"/>
        <w:rPr>
          <w:lang w:val="en-US"/>
        </w:rPr>
      </w:pPr>
    </w:p>
    <w:p w14:paraId="4E74D316" w14:textId="77777777" w:rsidR="00EB53BA" w:rsidRPr="00EB53BA" w:rsidRDefault="00EB53BA" w:rsidP="00EB53BA">
      <w:pPr>
        <w:pStyle w:val="NoSpacing"/>
        <w:rPr>
          <w:sz w:val="24"/>
          <w:lang w:val="en-US"/>
        </w:rPr>
      </w:pPr>
      <w:r w:rsidRPr="00EB53BA">
        <w:rPr>
          <w:sz w:val="24"/>
          <w:lang w:val="en-US"/>
        </w:rPr>
        <w:t>Generally</w:t>
      </w:r>
      <w:ins w:id="204" w:author="Pfister  Barbara" w:date="2018-03-07T11:43:00Z">
        <w:r w:rsidR="00043B71">
          <w:rPr>
            <w:sz w:val="24"/>
            <w:lang w:val="en-US"/>
          </w:rPr>
          <w:t>, it</w:t>
        </w:r>
      </w:ins>
      <w:r w:rsidRPr="00EB53BA">
        <w:rPr>
          <w:sz w:val="24"/>
          <w:lang w:val="en-US"/>
        </w:rPr>
        <w:t xml:space="preserve"> </w:t>
      </w:r>
      <w:proofErr w:type="gramStart"/>
      <w:r w:rsidRPr="00EB53BA">
        <w:rPr>
          <w:sz w:val="24"/>
          <w:lang w:val="en-US"/>
        </w:rPr>
        <w:t>can be said</w:t>
      </w:r>
      <w:proofErr w:type="gramEnd"/>
      <w:r w:rsidRPr="00EB53BA">
        <w:rPr>
          <w:sz w:val="24"/>
          <w:lang w:val="en-US"/>
        </w:rPr>
        <w:t>, that a treatment with GA</w:t>
      </w:r>
      <w:r w:rsidRPr="00EB53BA">
        <w:rPr>
          <w:sz w:val="24"/>
          <w:vertAlign w:val="subscript"/>
          <w:lang w:val="en-US"/>
        </w:rPr>
        <w:t>3</w:t>
      </w:r>
      <w:r w:rsidRPr="00EB53BA">
        <w:rPr>
          <w:sz w:val="24"/>
          <w:lang w:val="en-US"/>
        </w:rPr>
        <w:t xml:space="preserve"> leads to a higher internode growth. All the internodes which were treated with GA</w:t>
      </w:r>
      <w:r w:rsidRPr="00EB53BA">
        <w:rPr>
          <w:sz w:val="24"/>
          <w:vertAlign w:val="subscript"/>
          <w:lang w:val="en-US"/>
        </w:rPr>
        <w:t>3</w:t>
      </w:r>
      <w:r w:rsidRPr="00EB53BA">
        <w:rPr>
          <w:sz w:val="24"/>
          <w:lang w:val="en-US"/>
        </w:rPr>
        <w:t xml:space="preserve"> have a higher difference between the average internode length before and after the treatment than the internodes which were treated only with water. An exception is the average length of the internodes 2 of the normal peas.</w:t>
      </w:r>
    </w:p>
    <w:p w14:paraId="72D2D85E" w14:textId="77777777" w:rsidR="00EB53BA" w:rsidRPr="00EB53BA" w:rsidRDefault="00EB53BA" w:rsidP="00EB53BA">
      <w:pPr>
        <w:pStyle w:val="NoSpacing"/>
        <w:rPr>
          <w:sz w:val="24"/>
          <w:lang w:val="en-US"/>
        </w:rPr>
      </w:pPr>
    </w:p>
    <w:p w14:paraId="1DC38523" w14:textId="77777777" w:rsidR="00EB53BA" w:rsidRPr="00EB53BA" w:rsidRDefault="00EB53BA" w:rsidP="00EB53BA">
      <w:pPr>
        <w:pStyle w:val="NoSpacing"/>
        <w:rPr>
          <w:sz w:val="24"/>
          <w:lang w:val="en-US"/>
        </w:rPr>
      </w:pPr>
      <w:r w:rsidRPr="00EB53BA">
        <w:rPr>
          <w:sz w:val="24"/>
          <w:lang w:val="en-US"/>
        </w:rPr>
        <w:t>It is not possible to say, which internodes showed the strongest response to the treatment due to the lack of data. So, when the experiment would be done again, the dwarf peas should be allowed to grow for a little bit longer. Then the identification of the internodes is easier and the error rate should be lower.</w:t>
      </w:r>
    </w:p>
    <w:p w14:paraId="70D75446" w14:textId="77777777" w:rsidR="00EB53BA" w:rsidRPr="00EB53BA" w:rsidRDefault="00EB53BA" w:rsidP="00EB53BA">
      <w:pPr>
        <w:pStyle w:val="NoSpacing"/>
        <w:rPr>
          <w:lang w:val="en-US"/>
        </w:rPr>
      </w:pPr>
    </w:p>
    <w:p w14:paraId="0FC8E2FD" w14:textId="77777777" w:rsidR="00CF3539" w:rsidRPr="00EB53BA" w:rsidRDefault="00CF3539" w:rsidP="00EB53BA">
      <w:pPr>
        <w:pStyle w:val="Heading3"/>
        <w:rPr>
          <w:lang w:val="en-US"/>
        </w:rPr>
      </w:pPr>
    </w:p>
    <w:p w14:paraId="28B8CA92" w14:textId="77777777" w:rsidR="00B8511A" w:rsidRPr="00B8511A" w:rsidRDefault="00B8511A" w:rsidP="00B8511A">
      <w:pPr>
        <w:rPr>
          <w:rFonts w:asciiTheme="majorHAnsi" w:eastAsiaTheme="majorEastAsia" w:hAnsiTheme="majorHAnsi" w:cstheme="majorBidi"/>
          <w:color w:val="2F5496" w:themeColor="accent1" w:themeShade="BF"/>
          <w:sz w:val="36"/>
          <w:szCs w:val="32"/>
          <w:lang w:val="en-US"/>
        </w:rPr>
      </w:pPr>
      <w:r w:rsidRPr="00B8511A">
        <w:rPr>
          <w:rFonts w:asciiTheme="majorHAnsi" w:eastAsiaTheme="majorEastAsia" w:hAnsiTheme="majorHAnsi" w:cstheme="majorBidi"/>
          <w:color w:val="2F5496" w:themeColor="accent1" w:themeShade="BF"/>
          <w:sz w:val="36"/>
          <w:szCs w:val="32"/>
          <w:lang w:val="en-US"/>
        </w:rPr>
        <w:t>Experiment C31.3, day 2: Chromatographic separation of photosynthetic pigments</w:t>
      </w:r>
    </w:p>
    <w:p w14:paraId="54400187" w14:textId="77777777" w:rsidR="00B8511A" w:rsidRPr="00B8511A" w:rsidRDefault="00B8511A" w:rsidP="00B8511A">
      <w:pPr>
        <w:rPr>
          <w:rFonts w:asciiTheme="majorHAnsi" w:eastAsiaTheme="majorEastAsia" w:hAnsiTheme="majorHAnsi" w:cstheme="majorBidi"/>
          <w:color w:val="2F5496" w:themeColor="accent1" w:themeShade="BF"/>
          <w:sz w:val="32"/>
          <w:szCs w:val="32"/>
          <w:lang w:val="en-US"/>
        </w:rPr>
      </w:pPr>
      <w:commentRangeStart w:id="205"/>
      <w:r w:rsidRPr="00B8511A">
        <w:rPr>
          <w:rFonts w:asciiTheme="majorHAnsi" w:eastAsiaTheme="majorEastAsia" w:hAnsiTheme="majorHAnsi" w:cstheme="majorBidi"/>
          <w:color w:val="2F5496" w:themeColor="accent1" w:themeShade="BF"/>
          <w:sz w:val="32"/>
          <w:szCs w:val="32"/>
          <w:lang w:val="en-US"/>
        </w:rPr>
        <w:t>Introduction</w:t>
      </w:r>
      <w:commentRangeEnd w:id="205"/>
      <w:r w:rsidR="00383098">
        <w:rPr>
          <w:rStyle w:val="CommentReference"/>
        </w:rPr>
        <w:commentReference w:id="205"/>
      </w:r>
    </w:p>
    <w:p w14:paraId="3687849D" w14:textId="77777777" w:rsidR="00B8511A" w:rsidRDefault="00B8511A" w:rsidP="00B8511A">
      <w:pPr>
        <w:rPr>
          <w:rFonts w:cstheme="minorHAnsi"/>
          <w:sz w:val="24"/>
          <w:szCs w:val="24"/>
          <w:lang w:val="en-US"/>
        </w:rPr>
      </w:pPr>
      <w:r>
        <w:rPr>
          <w:rFonts w:cstheme="minorHAnsi"/>
          <w:sz w:val="24"/>
          <w:szCs w:val="24"/>
          <w:lang w:val="en-US"/>
        </w:rPr>
        <w:t xml:space="preserve">Light is a crucial environmental factor which determines the development of plants in a variety of ways. It plays an important role in photosynthesis, the conversion of light in chemical energy in chloroplasts. </w:t>
      </w:r>
      <w:proofErr w:type="gramStart"/>
      <w:r>
        <w:rPr>
          <w:rFonts w:cstheme="minorHAnsi"/>
          <w:sz w:val="24"/>
          <w:szCs w:val="24"/>
          <w:lang w:val="en-US"/>
        </w:rPr>
        <w:t>Photosynthesis consists of two pathways, the light reaction that depends on sunlight and the dark reaction.</w:t>
      </w:r>
      <w:r>
        <w:rPr>
          <w:rFonts w:cstheme="minorHAnsi"/>
          <w:sz w:val="24"/>
          <w:szCs w:val="24"/>
          <w:vertAlign w:val="superscript"/>
          <w:lang w:val="en-US"/>
        </w:rPr>
        <w:t>[1]</w:t>
      </w:r>
      <w:r>
        <w:rPr>
          <w:rFonts w:cstheme="minorHAnsi"/>
          <w:sz w:val="24"/>
          <w:szCs w:val="24"/>
          <w:lang w:val="en-US"/>
        </w:rPr>
        <w:t xml:space="preserve"> The absorption of light during the light reaction of photosynthesis takes places in the photosystems of the chloroplasts, which contain among other things pigment molecules like chlorophylls, carotenoids and </w:t>
      </w:r>
      <w:proofErr w:type="spellStart"/>
      <w:r>
        <w:rPr>
          <w:rFonts w:cstheme="minorHAnsi"/>
          <w:sz w:val="24"/>
          <w:szCs w:val="24"/>
          <w:lang w:val="en-US"/>
        </w:rPr>
        <w:t>phycobilines</w:t>
      </w:r>
      <w:proofErr w:type="spellEnd"/>
      <w:r>
        <w:rPr>
          <w:rFonts w:cstheme="minorHAnsi"/>
          <w:sz w:val="24"/>
          <w:szCs w:val="24"/>
          <w:lang w:val="en-US"/>
        </w:rPr>
        <w:t>.</w:t>
      </w:r>
      <w:r>
        <w:rPr>
          <w:rFonts w:cstheme="minorHAnsi"/>
          <w:sz w:val="24"/>
          <w:szCs w:val="24"/>
          <w:vertAlign w:val="superscript"/>
          <w:lang w:val="en-US"/>
        </w:rPr>
        <w:t>[</w:t>
      </w:r>
      <w:r w:rsidR="00C47737">
        <w:rPr>
          <w:rFonts w:cstheme="minorHAnsi"/>
          <w:sz w:val="24"/>
          <w:szCs w:val="24"/>
          <w:vertAlign w:val="superscript"/>
          <w:lang w:val="en-US"/>
        </w:rPr>
        <w:t>7</w:t>
      </w:r>
      <w:r>
        <w:rPr>
          <w:rFonts w:cstheme="minorHAnsi"/>
          <w:sz w:val="24"/>
          <w:szCs w:val="24"/>
          <w:vertAlign w:val="superscript"/>
          <w:lang w:val="en-US"/>
        </w:rPr>
        <w:t>]</w:t>
      </w:r>
      <w:r>
        <w:rPr>
          <w:rFonts w:cstheme="minorHAnsi"/>
          <w:sz w:val="24"/>
          <w:szCs w:val="24"/>
          <w:lang w:val="en-US"/>
        </w:rPr>
        <w:t xml:space="preserve"> These pigments are associated to integral membrane protein of chloroplasts and are of </w:t>
      </w:r>
      <w:proofErr w:type="spellStart"/>
      <w:r>
        <w:rPr>
          <w:rFonts w:cstheme="minorHAnsi"/>
          <w:sz w:val="24"/>
          <w:szCs w:val="24"/>
          <w:lang w:val="en-US"/>
        </w:rPr>
        <w:t>amphi</w:t>
      </w:r>
      <w:ins w:id="206" w:author="Pfister  Barbara" w:date="2018-03-07T12:05:00Z">
        <w:r w:rsidR="00383098">
          <w:rPr>
            <w:rFonts w:cstheme="minorHAnsi"/>
            <w:sz w:val="24"/>
            <w:szCs w:val="24"/>
            <w:lang w:val="en-US"/>
          </w:rPr>
          <w:t>ph</w:t>
        </w:r>
      </w:ins>
      <w:r>
        <w:rPr>
          <w:rFonts w:cstheme="minorHAnsi"/>
          <w:sz w:val="24"/>
          <w:szCs w:val="24"/>
          <w:lang w:val="en-US"/>
        </w:rPr>
        <w:t>lic</w:t>
      </w:r>
      <w:proofErr w:type="spellEnd"/>
      <w:r>
        <w:rPr>
          <w:rFonts w:cstheme="minorHAnsi"/>
          <w:sz w:val="24"/>
          <w:szCs w:val="24"/>
          <w:lang w:val="en-US"/>
        </w:rPr>
        <w:t xml:space="preserve"> nature.</w:t>
      </w:r>
      <w:r>
        <w:rPr>
          <w:rFonts w:cstheme="minorHAnsi"/>
          <w:sz w:val="24"/>
          <w:szCs w:val="24"/>
          <w:vertAlign w:val="superscript"/>
          <w:lang w:val="en-US"/>
        </w:rPr>
        <w:t>[</w:t>
      </w:r>
      <w:r w:rsidR="00C47737">
        <w:rPr>
          <w:rFonts w:cstheme="minorHAnsi"/>
          <w:sz w:val="24"/>
          <w:szCs w:val="24"/>
          <w:vertAlign w:val="superscript"/>
          <w:lang w:val="en-US"/>
        </w:rPr>
        <w:t>8</w:t>
      </w:r>
      <w:r>
        <w:rPr>
          <w:rFonts w:cstheme="minorHAnsi"/>
          <w:sz w:val="24"/>
          <w:szCs w:val="24"/>
          <w:vertAlign w:val="superscript"/>
          <w:lang w:val="en-US"/>
        </w:rPr>
        <w:t>]</w:t>
      </w:r>
      <w:r>
        <w:rPr>
          <w:rFonts w:cstheme="minorHAnsi"/>
          <w:sz w:val="24"/>
          <w:szCs w:val="24"/>
          <w:lang w:val="en-US"/>
        </w:rPr>
        <w:t>The polarity of these pigments differ nonetheless because of the number of hydroxy</w:t>
      </w:r>
      <w:ins w:id="207" w:author="Pfister  Barbara" w:date="2018-03-07T12:05:00Z">
        <w:r w:rsidR="00383098">
          <w:rPr>
            <w:rFonts w:cstheme="minorHAnsi"/>
            <w:sz w:val="24"/>
            <w:szCs w:val="24"/>
            <w:lang w:val="en-US"/>
          </w:rPr>
          <w:t xml:space="preserve">l </w:t>
        </w:r>
      </w:ins>
      <w:del w:id="208" w:author="Pfister  Barbara" w:date="2018-03-07T12:05:00Z">
        <w:r w:rsidDel="00383098">
          <w:rPr>
            <w:rFonts w:cstheme="minorHAnsi"/>
            <w:sz w:val="24"/>
            <w:szCs w:val="24"/>
            <w:lang w:val="en-US"/>
          </w:rPr>
          <w:delText>-</w:delText>
        </w:r>
      </w:del>
      <w:r>
        <w:rPr>
          <w:rFonts w:cstheme="minorHAnsi"/>
          <w:sz w:val="24"/>
          <w:szCs w:val="24"/>
          <w:lang w:val="en-US"/>
        </w:rPr>
        <w:t>groups in each molecule</w:t>
      </w:r>
      <w:del w:id="209" w:author="Pfister  Barbara" w:date="2018-03-07T12:05:00Z">
        <w:r w:rsidDel="00383098">
          <w:rPr>
            <w:rFonts w:cstheme="minorHAnsi"/>
            <w:sz w:val="24"/>
            <w:szCs w:val="24"/>
            <w:lang w:val="en-US"/>
          </w:rPr>
          <w:delText xml:space="preserve">s </w:delText>
        </w:r>
      </w:del>
      <w:r>
        <w:rPr>
          <w:rFonts w:cstheme="minorHAnsi"/>
          <w:sz w:val="24"/>
          <w:szCs w:val="24"/>
          <w:lang w:val="en-US"/>
        </w:rPr>
        <w:t>.</w:t>
      </w:r>
      <w:proofErr w:type="gramEnd"/>
      <w:r>
        <w:rPr>
          <w:rFonts w:cstheme="minorHAnsi"/>
          <w:sz w:val="24"/>
          <w:szCs w:val="24"/>
          <w:lang w:val="en-US"/>
        </w:rPr>
        <w:t xml:space="preserve"> In this experiment, we use this fact in our favor to analyze and separate the pigments through a simple chromatography of processed pea leaves. </w:t>
      </w:r>
    </w:p>
    <w:p w14:paraId="07F75C72" w14:textId="77777777" w:rsidR="00B8511A" w:rsidRPr="00B8511A" w:rsidRDefault="00B8511A" w:rsidP="00B8511A">
      <w:pPr>
        <w:rPr>
          <w:rFonts w:asciiTheme="majorHAnsi" w:eastAsiaTheme="majorEastAsia" w:hAnsiTheme="majorHAnsi" w:cstheme="majorBidi"/>
          <w:color w:val="2F5496" w:themeColor="accent1" w:themeShade="BF"/>
          <w:sz w:val="32"/>
          <w:szCs w:val="32"/>
          <w:lang w:val="en-US"/>
        </w:rPr>
      </w:pPr>
      <w:r w:rsidRPr="00B8511A">
        <w:rPr>
          <w:rFonts w:asciiTheme="majorHAnsi" w:eastAsiaTheme="majorEastAsia" w:hAnsiTheme="majorHAnsi" w:cstheme="majorBidi"/>
          <w:color w:val="2F5496" w:themeColor="accent1" w:themeShade="BF"/>
          <w:sz w:val="32"/>
          <w:szCs w:val="32"/>
          <w:lang w:val="en-US"/>
        </w:rPr>
        <w:t>Hypothesis</w:t>
      </w:r>
    </w:p>
    <w:p w14:paraId="37A239FC" w14:textId="77777777" w:rsidR="00B8511A" w:rsidRDefault="00B8511A" w:rsidP="00B8511A">
      <w:pPr>
        <w:rPr>
          <w:rFonts w:cstheme="minorHAnsi"/>
          <w:sz w:val="24"/>
          <w:szCs w:val="24"/>
          <w:lang w:val="en-US"/>
        </w:rPr>
      </w:pPr>
      <w:r>
        <w:rPr>
          <w:rFonts w:cstheme="minorHAnsi"/>
          <w:sz w:val="24"/>
          <w:szCs w:val="24"/>
          <w:lang w:val="en-US"/>
        </w:rPr>
        <w:t>This experiment verifies the existences of different photosynthetic pigments by chromatography using the different characteristics concerning the polarity of the pigments. In conclusion, we expect a number of bands.</w:t>
      </w:r>
    </w:p>
    <w:p w14:paraId="659757B4" w14:textId="77777777" w:rsidR="00336FC2" w:rsidRDefault="00336FC2" w:rsidP="00B8511A">
      <w:pPr>
        <w:rPr>
          <w:rFonts w:cstheme="minorHAnsi"/>
          <w:sz w:val="24"/>
          <w:szCs w:val="24"/>
          <w:lang w:val="en-US"/>
        </w:rPr>
      </w:pPr>
    </w:p>
    <w:p w14:paraId="7A0C8874" w14:textId="77777777" w:rsidR="00B8511A" w:rsidRPr="00B8511A" w:rsidRDefault="00B8511A" w:rsidP="00B8511A">
      <w:pPr>
        <w:rPr>
          <w:rFonts w:asciiTheme="majorHAnsi" w:eastAsiaTheme="majorEastAsia" w:hAnsiTheme="majorHAnsi" w:cstheme="majorBidi"/>
          <w:color w:val="2F5496" w:themeColor="accent1" w:themeShade="BF"/>
          <w:sz w:val="32"/>
          <w:szCs w:val="32"/>
          <w:vertAlign w:val="superscript"/>
          <w:lang w:val="en-US"/>
        </w:rPr>
      </w:pPr>
      <w:proofErr w:type="gramStart"/>
      <w:r w:rsidRPr="00B8511A">
        <w:rPr>
          <w:rFonts w:asciiTheme="majorHAnsi" w:eastAsiaTheme="majorEastAsia" w:hAnsiTheme="majorHAnsi" w:cstheme="majorBidi"/>
          <w:color w:val="2F5496" w:themeColor="accent1" w:themeShade="BF"/>
          <w:sz w:val="32"/>
          <w:szCs w:val="32"/>
          <w:lang w:val="en-US"/>
        </w:rPr>
        <w:t>Methods</w:t>
      </w:r>
      <w:r w:rsidRPr="00B8511A">
        <w:rPr>
          <w:rFonts w:asciiTheme="majorHAnsi" w:eastAsiaTheme="majorEastAsia" w:hAnsiTheme="majorHAnsi" w:cstheme="majorBidi"/>
          <w:color w:val="2F5496" w:themeColor="accent1" w:themeShade="BF"/>
          <w:sz w:val="32"/>
          <w:szCs w:val="32"/>
          <w:vertAlign w:val="superscript"/>
          <w:lang w:val="en-US"/>
        </w:rPr>
        <w:t>[</w:t>
      </w:r>
      <w:proofErr w:type="gramEnd"/>
      <w:r w:rsidRPr="00B8511A">
        <w:rPr>
          <w:rFonts w:asciiTheme="majorHAnsi" w:eastAsiaTheme="majorEastAsia" w:hAnsiTheme="majorHAnsi" w:cstheme="majorBidi"/>
          <w:color w:val="2F5496" w:themeColor="accent1" w:themeShade="BF"/>
          <w:sz w:val="32"/>
          <w:szCs w:val="32"/>
          <w:vertAlign w:val="superscript"/>
          <w:lang w:val="en-US"/>
        </w:rPr>
        <w:t>1]</w:t>
      </w:r>
    </w:p>
    <w:p w14:paraId="4DDBB1D7"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Pea leaves (2 g) were mortared together with CaCO</w:t>
      </w:r>
      <w:r>
        <w:rPr>
          <w:rFonts w:cstheme="minorHAnsi"/>
          <w:sz w:val="24"/>
          <w:szCs w:val="24"/>
          <w:vertAlign w:val="subscript"/>
          <w:lang w:val="en-US"/>
        </w:rPr>
        <w:t>3</w:t>
      </w:r>
      <w:r>
        <w:rPr>
          <w:rFonts w:cstheme="minorHAnsi"/>
          <w:sz w:val="24"/>
          <w:szCs w:val="24"/>
          <w:lang w:val="en-US"/>
        </w:rPr>
        <w:t xml:space="preserve"> (neutralizing acidity)</w:t>
      </w:r>
    </w:p>
    <w:p w14:paraId="00426DEF"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50 ml acetone and 5 ml benzine were added</w:t>
      </w:r>
    </w:p>
    <w:p w14:paraId="0F8021B9"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After filtration, the solution was added to a separating funnel</w:t>
      </w:r>
    </w:p>
    <w:p w14:paraId="419A7D04"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 xml:space="preserve">Liquid – liquid extraction with acetone and 10% </w:t>
      </w:r>
      <w:proofErr w:type="spellStart"/>
      <w:r>
        <w:rPr>
          <w:rFonts w:cstheme="minorHAnsi"/>
          <w:sz w:val="24"/>
          <w:szCs w:val="24"/>
          <w:lang w:val="en-US"/>
        </w:rPr>
        <w:t>NaCl</w:t>
      </w:r>
      <w:proofErr w:type="spellEnd"/>
      <w:r>
        <w:rPr>
          <w:rFonts w:cstheme="minorHAnsi"/>
          <w:sz w:val="24"/>
          <w:szCs w:val="24"/>
          <w:lang w:val="en-US"/>
        </w:rPr>
        <w:t xml:space="preserve"> (50 ml, 1 time) or distilled water (2 times)</w:t>
      </w:r>
    </w:p>
    <w:p w14:paraId="5EBADD3F" w14:textId="77777777" w:rsidR="00B8511A" w:rsidRDefault="00B8511A" w:rsidP="00B8511A">
      <w:pPr>
        <w:pStyle w:val="ListParagraph"/>
        <w:rPr>
          <w:rFonts w:cstheme="minorHAnsi"/>
          <w:sz w:val="24"/>
          <w:szCs w:val="24"/>
          <w:lang w:val="en-US"/>
        </w:rPr>
      </w:pPr>
      <w:r>
        <w:rPr>
          <w:rFonts w:cstheme="minorHAnsi"/>
          <w:sz w:val="24"/>
          <w:szCs w:val="24"/>
          <w:lang w:val="en-US"/>
        </w:rPr>
        <w:lastRenderedPageBreak/>
        <w:sym w:font="Wingdings" w:char="F0E0"/>
      </w:r>
      <w:r>
        <w:rPr>
          <w:rFonts w:cstheme="minorHAnsi"/>
          <w:sz w:val="24"/>
          <w:szCs w:val="24"/>
          <w:lang w:val="en-US"/>
        </w:rPr>
        <w:t xml:space="preserve"> for the second step accidentally soap water was used, that slowed down the extraction, but the extraction could still be completed</w:t>
      </w:r>
    </w:p>
    <w:p w14:paraId="41C6A14A"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Product of extraction was dried with Na</w:t>
      </w:r>
      <w:r>
        <w:rPr>
          <w:rFonts w:cstheme="minorHAnsi"/>
          <w:sz w:val="24"/>
          <w:szCs w:val="24"/>
          <w:vertAlign w:val="subscript"/>
          <w:lang w:val="en-US"/>
        </w:rPr>
        <w:t>2</w:t>
      </w:r>
      <w:r>
        <w:rPr>
          <w:rFonts w:cstheme="minorHAnsi"/>
          <w:sz w:val="24"/>
          <w:szCs w:val="24"/>
          <w:lang w:val="en-US"/>
        </w:rPr>
        <w:t>SO</w:t>
      </w:r>
      <w:r>
        <w:rPr>
          <w:rFonts w:cstheme="minorHAnsi"/>
          <w:sz w:val="24"/>
          <w:szCs w:val="24"/>
          <w:vertAlign w:val="subscript"/>
          <w:lang w:val="en-US"/>
        </w:rPr>
        <w:t>4</w:t>
      </w:r>
    </w:p>
    <w:p w14:paraId="7C2660D5"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Thin-layer chromatography (eluent: 100 ml petroleum ether/ 50 ml acetone)</w:t>
      </w:r>
    </w:p>
    <w:p w14:paraId="675DBA1F"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Selection of pigment for spectroscopy</w:t>
      </w:r>
    </w:p>
    <w:p w14:paraId="11BA2316" w14:textId="77777777" w:rsidR="00B8511A" w:rsidRDefault="00B8511A" w:rsidP="00B8511A">
      <w:pPr>
        <w:pStyle w:val="ListParagraph"/>
        <w:rPr>
          <w:rFonts w:cstheme="minorHAnsi"/>
          <w:sz w:val="24"/>
          <w:szCs w:val="24"/>
          <w:lang w:val="en-US"/>
        </w:rPr>
      </w:pPr>
      <w:r>
        <w:rPr>
          <w:rFonts w:cstheme="minorHAnsi"/>
          <w:sz w:val="24"/>
          <w:szCs w:val="24"/>
          <w:lang w:val="en-US"/>
        </w:rPr>
        <w:sym w:font="Wingdings" w:char="F0E0"/>
      </w:r>
      <w:r>
        <w:rPr>
          <w:rFonts w:cstheme="minorHAnsi"/>
          <w:sz w:val="24"/>
          <w:szCs w:val="24"/>
          <w:lang w:val="en-US"/>
        </w:rPr>
        <w:t xml:space="preserve"> carotene was selected</w:t>
      </w:r>
    </w:p>
    <w:p w14:paraId="2CE0C515" w14:textId="77777777" w:rsidR="00B8511A" w:rsidRDefault="00B8511A" w:rsidP="00B8511A">
      <w:pPr>
        <w:pStyle w:val="ListParagraph"/>
        <w:numPr>
          <w:ilvl w:val="0"/>
          <w:numId w:val="1"/>
        </w:numPr>
        <w:rPr>
          <w:rFonts w:cstheme="minorHAnsi"/>
          <w:sz w:val="24"/>
          <w:szCs w:val="24"/>
          <w:lang w:val="en-US"/>
        </w:rPr>
      </w:pPr>
      <w:r>
        <w:rPr>
          <w:rFonts w:cstheme="minorHAnsi"/>
          <w:sz w:val="24"/>
          <w:szCs w:val="24"/>
          <w:lang w:val="en-US"/>
        </w:rPr>
        <w:t>Carotene was solved in hexane and then analyzed by spectroscopy</w:t>
      </w:r>
    </w:p>
    <w:p w14:paraId="45F5720C" w14:textId="77777777" w:rsidR="00B8511A" w:rsidRDefault="00B8511A" w:rsidP="00B8511A">
      <w:pPr>
        <w:pStyle w:val="ListParagraph"/>
        <w:rPr>
          <w:rFonts w:cstheme="minorHAnsi"/>
          <w:sz w:val="24"/>
          <w:szCs w:val="24"/>
          <w:lang w:val="en-US"/>
        </w:rPr>
      </w:pPr>
    </w:p>
    <w:p w14:paraId="742511C5" w14:textId="77777777" w:rsidR="00D75C33" w:rsidRDefault="00D75C33" w:rsidP="00B8511A">
      <w:pPr>
        <w:rPr>
          <w:rFonts w:cstheme="minorHAnsi"/>
          <w:sz w:val="24"/>
          <w:szCs w:val="24"/>
          <w:lang w:val="en-US"/>
        </w:rPr>
      </w:pPr>
    </w:p>
    <w:p w14:paraId="4D27A37C" w14:textId="77777777" w:rsidR="00B8511A" w:rsidRDefault="00B8511A" w:rsidP="00B8511A">
      <w:pPr>
        <w:rPr>
          <w:rFonts w:cstheme="minorHAnsi"/>
          <w:b/>
          <w:sz w:val="24"/>
          <w:szCs w:val="24"/>
          <w:lang w:val="en-US"/>
        </w:rPr>
      </w:pPr>
      <w:r w:rsidRPr="00B8511A">
        <w:rPr>
          <w:rFonts w:asciiTheme="majorHAnsi" w:eastAsiaTheme="majorEastAsia" w:hAnsiTheme="majorHAnsi" w:cstheme="majorBidi"/>
          <w:color w:val="2F5496" w:themeColor="accent1" w:themeShade="BF"/>
          <w:sz w:val="32"/>
          <w:szCs w:val="32"/>
          <w:lang w:val="en-US"/>
        </w:rPr>
        <w:t>Results</w:t>
      </w:r>
    </w:p>
    <w:p w14:paraId="04B79BB3" w14:textId="77777777" w:rsidR="00B8511A" w:rsidRPr="00B8511A" w:rsidRDefault="00B8511A" w:rsidP="00B8511A">
      <w:pPr>
        <w:pStyle w:val="NoSpacing"/>
        <w:rPr>
          <w:noProof/>
          <w:lang w:val="en-US"/>
        </w:rPr>
      </w:pPr>
      <w:r w:rsidRPr="00B8511A">
        <w:rPr>
          <w:noProof/>
          <w:lang w:val="en-US"/>
        </w:rPr>
        <w:t>The photosyntetic pigments were separated by the thin-layer chromatography (</w:t>
      </w:r>
      <w:del w:id="210" w:author="Pfister  Barbara" w:date="2018-03-07T12:07:00Z">
        <w:r w:rsidRPr="00B8511A" w:rsidDel="00383098">
          <w:rPr>
            <w:noProof/>
            <w:lang w:val="en-US"/>
          </w:rPr>
          <w:delText>f</w:delText>
        </w:r>
      </w:del>
      <w:ins w:id="211" w:author="Pfister  Barbara" w:date="2018-03-07T12:07:00Z">
        <w:r w:rsidR="00383098">
          <w:rPr>
            <w:noProof/>
            <w:lang w:val="en-US"/>
          </w:rPr>
          <w:t>F</w:t>
        </w:r>
      </w:ins>
      <w:r w:rsidRPr="00B8511A">
        <w:rPr>
          <w:noProof/>
          <w:lang w:val="en-US"/>
        </w:rPr>
        <w:t>igure 1). The separation of the pigments, which had an R</w:t>
      </w:r>
      <w:r w:rsidRPr="00B8511A">
        <w:rPr>
          <w:noProof/>
          <w:vertAlign w:val="subscript"/>
          <w:lang w:val="en-US"/>
        </w:rPr>
        <w:t>f</w:t>
      </w:r>
      <w:r w:rsidRPr="00B8511A">
        <w:rPr>
          <w:noProof/>
          <w:lang w:val="en-US"/>
        </w:rPr>
        <w:t xml:space="preserve"> below 0.4 was not very effective.</w:t>
      </w:r>
    </w:p>
    <w:p w14:paraId="12DCD8BA" w14:textId="77777777" w:rsidR="00B8511A" w:rsidRPr="00B8511A" w:rsidRDefault="00B8511A" w:rsidP="00B8511A">
      <w:pPr>
        <w:pStyle w:val="NoSpacing"/>
        <w:rPr>
          <w:noProof/>
          <w:lang w:val="en-US"/>
        </w:rPr>
      </w:pPr>
    </w:p>
    <w:p w14:paraId="3D7321F9" w14:textId="77777777" w:rsidR="00B8511A" w:rsidRPr="00B8511A" w:rsidRDefault="00B8511A" w:rsidP="00B8511A">
      <w:pPr>
        <w:pStyle w:val="NoSpacing"/>
        <w:rPr>
          <w:noProof/>
          <w:lang w:val="en-US"/>
        </w:rPr>
      </w:pPr>
      <w:r w:rsidRPr="00B8511A">
        <w:rPr>
          <w:noProof/>
          <w:lang w:val="en-US"/>
        </w:rPr>
        <w:t>The result of the spectroscopy of carotene is shown in figure 2.</w:t>
      </w:r>
    </w:p>
    <w:p w14:paraId="04EB3576" w14:textId="77777777" w:rsidR="00B8511A" w:rsidRDefault="00B8511A" w:rsidP="00B8511A">
      <w:pPr>
        <w:pStyle w:val="NoSpacing"/>
        <w:keepNext/>
      </w:pPr>
      <w:r>
        <w:rPr>
          <w:noProof/>
          <w:lang w:eastAsia="de-CH"/>
        </w:rPr>
        <w:drawing>
          <wp:inline distT="0" distB="0" distL="0" distR="0" wp14:anchorId="7084DB10" wp14:editId="33D4DA57">
            <wp:extent cx="3837940" cy="505714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7940" cy="5057140"/>
                    </a:xfrm>
                    <a:prstGeom prst="rect">
                      <a:avLst/>
                    </a:prstGeom>
                    <a:noFill/>
                    <a:ln>
                      <a:noFill/>
                    </a:ln>
                  </pic:spPr>
                </pic:pic>
              </a:graphicData>
            </a:graphic>
          </wp:inline>
        </w:drawing>
      </w:r>
    </w:p>
    <w:p w14:paraId="4E6EA7D7" w14:textId="77777777" w:rsidR="00B8511A" w:rsidRDefault="00B8511A" w:rsidP="00B8511A">
      <w:pPr>
        <w:pStyle w:val="Caption"/>
        <w:rPr>
          <w:lang w:val="en-GB"/>
        </w:rPr>
      </w:pPr>
      <w:r>
        <w:rPr>
          <w:lang w:val="en-GB"/>
        </w:rPr>
        <w:t>Figure</w:t>
      </w:r>
      <w:r w:rsidR="0048045A">
        <w:rPr>
          <w:lang w:val="en-GB"/>
        </w:rPr>
        <w:t xml:space="preserve"> 5</w:t>
      </w:r>
      <w:proofErr w:type="gramStart"/>
      <w:r w:rsidR="0048045A">
        <w:rPr>
          <w:lang w:val="en-GB"/>
        </w:rPr>
        <w:t>:</w:t>
      </w:r>
      <w:proofErr w:type="gramEnd"/>
      <w:del w:id="212" w:author="Pfister  Barbara" w:date="2018-03-07T12:07:00Z">
        <w:r w:rsidDel="00383098">
          <w:rPr>
            <w:lang w:val="en-GB"/>
          </w:rPr>
          <w:delText xml:space="preserve">: </w:delText>
        </w:r>
      </w:del>
      <w:ins w:id="213" w:author="Pfister  Barbara" w:date="2018-03-07T12:07:00Z">
        <w:r w:rsidR="00383098">
          <w:rPr>
            <w:lang w:val="en-GB"/>
          </w:rPr>
          <w:t>R</w:t>
        </w:r>
      </w:ins>
      <w:del w:id="214" w:author="Pfister  Barbara" w:date="2018-03-07T12:07:00Z">
        <w:r w:rsidDel="00383098">
          <w:rPr>
            <w:lang w:val="en-GB"/>
          </w:rPr>
          <w:delText>r</w:delText>
        </w:r>
      </w:del>
      <w:r>
        <w:rPr>
          <w:lang w:val="en-GB"/>
        </w:rPr>
        <w:t>esult of the thin-layer chromatography</w:t>
      </w:r>
    </w:p>
    <w:p w14:paraId="0629B0E3" w14:textId="77777777" w:rsidR="00B8511A" w:rsidRDefault="00DB2173" w:rsidP="00B8511A">
      <w:pPr>
        <w:pStyle w:val="NoSpacing"/>
        <w:rPr>
          <w:lang w:val="en-US"/>
        </w:rPr>
      </w:pPr>
      <w:r>
        <w:rPr>
          <w:noProof/>
          <w:lang w:eastAsia="de-CH"/>
        </w:rPr>
        <w:lastRenderedPageBreak/>
        <w:drawing>
          <wp:anchor distT="0" distB="0" distL="114300" distR="114300" simplePos="0" relativeHeight="251666432" behindDoc="1" locked="0" layoutInCell="1" allowOverlap="1" wp14:anchorId="07C91A3E" wp14:editId="49007FCF">
            <wp:simplePos x="0" y="0"/>
            <wp:positionH relativeFrom="margin">
              <wp:align>right</wp:align>
            </wp:positionH>
            <wp:positionV relativeFrom="paragraph">
              <wp:posOffset>196215</wp:posOffset>
            </wp:positionV>
            <wp:extent cx="2552065" cy="1952625"/>
            <wp:effectExtent l="0" t="0" r="635" b="9525"/>
            <wp:wrapTight wrapText="bothSides">
              <wp:wrapPolygon edited="0">
                <wp:start x="0" y="0"/>
                <wp:lineTo x="0" y="21495"/>
                <wp:lineTo x="21444" y="21495"/>
                <wp:lineTo x="21444"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52065" cy="1952625"/>
                    </a:xfrm>
                    <a:prstGeom prst="rect">
                      <a:avLst/>
                    </a:prstGeom>
                    <a:noFill/>
                  </pic:spPr>
                </pic:pic>
              </a:graphicData>
            </a:graphic>
            <wp14:sizeRelH relativeFrom="margin">
              <wp14:pctWidth>0</wp14:pctWidth>
            </wp14:sizeRelH>
            <wp14:sizeRelV relativeFrom="margin">
              <wp14:pctHeight>0</wp14:pctHeight>
            </wp14:sizeRelV>
          </wp:anchor>
        </w:drawing>
      </w:r>
      <w:r w:rsidR="00B8511A">
        <w:rPr>
          <w:noProof/>
          <w:lang w:eastAsia="de-CH"/>
        </w:rPr>
        <mc:AlternateContent>
          <mc:Choice Requires="wps">
            <w:drawing>
              <wp:anchor distT="0" distB="0" distL="114300" distR="114300" simplePos="0" relativeHeight="251668480" behindDoc="1" locked="0" layoutInCell="1" allowOverlap="1" wp14:anchorId="33340663" wp14:editId="6DE5C3CD">
                <wp:simplePos x="0" y="0"/>
                <wp:positionH relativeFrom="column">
                  <wp:posOffset>3208020</wp:posOffset>
                </wp:positionH>
                <wp:positionV relativeFrom="paragraph">
                  <wp:posOffset>2205990</wp:posOffset>
                </wp:positionV>
                <wp:extent cx="2552065" cy="425450"/>
                <wp:effectExtent l="0" t="0" r="635" b="0"/>
                <wp:wrapTight wrapText="bothSides">
                  <wp:wrapPolygon edited="0">
                    <wp:start x="0" y="0"/>
                    <wp:lineTo x="0" y="20282"/>
                    <wp:lineTo x="21444" y="20282"/>
                    <wp:lineTo x="21444"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552065" cy="405765"/>
                        </a:xfrm>
                        <a:prstGeom prst="rect">
                          <a:avLst/>
                        </a:prstGeom>
                        <a:solidFill>
                          <a:prstClr val="white"/>
                        </a:solidFill>
                        <a:ln>
                          <a:noFill/>
                        </a:ln>
                      </wps:spPr>
                      <wps:txbx>
                        <w:txbxContent>
                          <w:p w14:paraId="7D067ECC" w14:textId="77777777" w:rsidR="00043B71" w:rsidRDefault="00043B71" w:rsidP="00B8511A">
                            <w:pPr>
                              <w:pStyle w:val="Caption"/>
                              <w:rPr>
                                <w:i w:val="0"/>
                                <w:noProof/>
                                <w:color w:val="auto"/>
                                <w:lang w:val="en-GB"/>
                              </w:rPr>
                            </w:pPr>
                            <w:r>
                              <w:rPr>
                                <w:i w:val="0"/>
                                <w:color w:val="auto"/>
                                <w:lang w:val="en-GB"/>
                              </w:rPr>
                              <w:t xml:space="preserve">Figure 7: absorption spectra of the photosynthetic pigments </w:t>
                            </w:r>
                            <w:r>
                              <w:rPr>
                                <w:i w:val="0"/>
                                <w:color w:val="auto"/>
                                <w:vertAlign w:val="superscript"/>
                                <w:lang w:val="en-GB"/>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3340663" id="Textfeld 9" o:spid="_x0000_s1029" type="#_x0000_t202" style="position:absolute;margin-left:252.6pt;margin-top:173.7pt;width:200.95pt;height:3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" stroked="f">
                <v:textbox style="mso-fit-shape-to-text:t" inset="0,0,0,0">
                  <w:txbxContent>
                    <w:p w14:paraId="7D067ECC" w14:textId="77777777" w:rsidR="00043B71" w:rsidRDefault="00043B71" w:rsidP="00B8511A">
                      <w:pPr>
                        <w:pStyle w:val="Caption"/>
                        <w:rPr>
                          <w:i w:val="0"/>
                          <w:noProof/>
                          <w:color w:val="auto"/>
                          <w:lang w:val="en-GB"/>
                        </w:rPr>
                      </w:pPr>
                      <w:r>
                        <w:rPr>
                          <w:i w:val="0"/>
                          <w:color w:val="auto"/>
                          <w:lang w:val="en-GB"/>
                        </w:rPr>
                        <w:t xml:space="preserve">Figure 7: absorption spectra of the photosynthetic pigments </w:t>
                      </w:r>
                      <w:r>
                        <w:rPr>
                          <w:i w:val="0"/>
                          <w:color w:val="auto"/>
                          <w:vertAlign w:val="superscript"/>
                          <w:lang w:val="en-GB"/>
                        </w:rPr>
                        <w:t>[4]</w:t>
                      </w:r>
                    </w:p>
                  </w:txbxContent>
                </v:textbox>
                <w10:wrap type="tight"/>
              </v:shape>
            </w:pict>
          </mc:Fallback>
        </mc:AlternateContent>
      </w:r>
      <w:r w:rsidR="00B8511A">
        <w:rPr>
          <w:noProof/>
          <w:lang w:eastAsia="de-CH"/>
        </w:rPr>
        <mc:AlternateContent>
          <mc:Choice Requires="wps">
            <w:drawing>
              <wp:anchor distT="0" distB="0" distL="114300" distR="114300" simplePos="0" relativeHeight="251665408" behindDoc="1" locked="0" layoutInCell="1" allowOverlap="1" wp14:anchorId="22958663" wp14:editId="5D5141A1">
                <wp:simplePos x="0" y="0"/>
                <wp:positionH relativeFrom="column">
                  <wp:posOffset>0</wp:posOffset>
                </wp:positionH>
                <wp:positionV relativeFrom="paragraph">
                  <wp:posOffset>2205990</wp:posOffset>
                </wp:positionV>
                <wp:extent cx="3105150" cy="276225"/>
                <wp:effectExtent l="0" t="0" r="0" b="0"/>
                <wp:wrapTight wrapText="bothSides">
                  <wp:wrapPolygon edited="0">
                    <wp:start x="0" y="0"/>
                    <wp:lineTo x="0" y="20057"/>
                    <wp:lineTo x="21467" y="20057"/>
                    <wp:lineTo x="21467"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3105150" cy="266700"/>
                        </a:xfrm>
                        <a:prstGeom prst="rect">
                          <a:avLst/>
                        </a:prstGeom>
                        <a:solidFill>
                          <a:prstClr val="white"/>
                        </a:solidFill>
                        <a:ln>
                          <a:noFill/>
                        </a:ln>
                      </wps:spPr>
                      <wps:txbx>
                        <w:txbxContent>
                          <w:p w14:paraId="69AC1BBD" w14:textId="77777777" w:rsidR="00043B71" w:rsidRPr="00B8511A" w:rsidRDefault="00043B71" w:rsidP="00B8511A">
                            <w:pPr>
                              <w:pStyle w:val="Caption"/>
                              <w:rPr>
                                <w:i w:val="0"/>
                                <w:noProof/>
                                <w:color w:val="auto"/>
                                <w:lang w:val="en-US"/>
                              </w:rPr>
                            </w:pPr>
                            <w:r w:rsidRPr="00B8511A">
                              <w:rPr>
                                <w:i w:val="0"/>
                                <w:color w:val="auto"/>
                                <w:lang w:val="en-US"/>
                              </w:rPr>
                              <w:t xml:space="preserve">Figure </w:t>
                            </w:r>
                            <w:r>
                              <w:rPr>
                                <w:i w:val="0"/>
                                <w:color w:val="auto"/>
                                <w:lang w:val="en-US"/>
                              </w:rPr>
                              <w:t>6</w:t>
                            </w:r>
                            <w:r w:rsidRPr="00B8511A">
                              <w:rPr>
                                <w:i w:val="0"/>
                                <w:color w:val="auto"/>
                                <w:lang w:val="en-US"/>
                              </w:rPr>
                              <w:t>:</w:t>
                            </w:r>
                            <w:r>
                              <w:rPr>
                                <w:i w:val="0"/>
                                <w:color w:val="auto"/>
                                <w:lang w:val="en-GB"/>
                              </w:rPr>
                              <w:t xml:space="preserve"> measured absorption spectrum of carotene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22958663" id="Textfeld 7" o:spid="_x0000_s1030" type="#_x0000_t202" style="position:absolute;margin-left:0;margin-top:173.7pt;width:244.5pt;height:21.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donNAIAAGc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" stroked="f">
                <v:textbox style="mso-fit-shape-to-text:t" inset="0,0,0,0">
                  <w:txbxContent>
                    <w:p w14:paraId="69AC1BBD" w14:textId="77777777" w:rsidR="00043B71" w:rsidRPr="00B8511A" w:rsidRDefault="00043B71" w:rsidP="00B8511A">
                      <w:pPr>
                        <w:pStyle w:val="Caption"/>
                        <w:rPr>
                          <w:i w:val="0"/>
                          <w:noProof/>
                          <w:color w:val="auto"/>
                          <w:lang w:val="en-US"/>
                        </w:rPr>
                      </w:pPr>
                      <w:r w:rsidRPr="00B8511A">
                        <w:rPr>
                          <w:i w:val="0"/>
                          <w:color w:val="auto"/>
                          <w:lang w:val="en-US"/>
                        </w:rPr>
                        <w:t xml:space="preserve">Figure </w:t>
                      </w:r>
                      <w:r>
                        <w:rPr>
                          <w:i w:val="0"/>
                          <w:color w:val="auto"/>
                          <w:lang w:val="en-US"/>
                        </w:rPr>
                        <w:t>6</w:t>
                      </w:r>
                      <w:r w:rsidRPr="00B8511A">
                        <w:rPr>
                          <w:i w:val="0"/>
                          <w:color w:val="auto"/>
                          <w:lang w:val="en-US"/>
                        </w:rPr>
                        <w:t>:</w:t>
                      </w:r>
                      <w:r>
                        <w:rPr>
                          <w:i w:val="0"/>
                          <w:color w:val="auto"/>
                          <w:lang w:val="en-GB"/>
                        </w:rPr>
                        <w:t xml:space="preserve"> measured absorption spectrum of carotene</w:t>
                      </w:r>
                    </w:p>
                  </w:txbxContent>
                </v:textbox>
                <w10:wrap type="tight"/>
              </v:shape>
            </w:pict>
          </mc:Fallback>
        </mc:AlternateContent>
      </w:r>
      <w:r w:rsidR="00B8511A">
        <w:rPr>
          <w:noProof/>
          <w:lang w:eastAsia="de-CH"/>
        </w:rPr>
        <w:drawing>
          <wp:anchor distT="0" distB="0" distL="114300" distR="114300" simplePos="0" relativeHeight="251667456" behindDoc="1" locked="0" layoutInCell="1" allowOverlap="1" wp14:anchorId="114FAA23" wp14:editId="383EC2BA">
            <wp:simplePos x="0" y="0"/>
            <wp:positionH relativeFrom="margin">
              <wp:align>left</wp:align>
            </wp:positionH>
            <wp:positionV relativeFrom="paragraph">
              <wp:posOffset>186055</wp:posOffset>
            </wp:positionV>
            <wp:extent cx="3105150" cy="1962785"/>
            <wp:effectExtent l="0" t="0" r="0" b="0"/>
            <wp:wrapTight wrapText="bothSides">
              <wp:wrapPolygon edited="0">
                <wp:start x="0" y="0"/>
                <wp:lineTo x="0" y="21383"/>
                <wp:lineTo x="21467" y="21383"/>
                <wp:lineTo x="21467"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6" cstate="print">
                      <a:extLst>
                        <a:ext uri="{28A0092B-C50C-407E-A947-70E740481C1C}">
                          <a14:useLocalDpi xmlns:a14="http://schemas.microsoft.com/office/drawing/2010/main" val="0"/>
                        </a:ext>
                      </a:extLst>
                    </a:blip>
                    <a:srcRect l="28410" t="24467" r="16734" b="29314"/>
                    <a:stretch>
                      <a:fillRect/>
                    </a:stretch>
                  </pic:blipFill>
                  <pic:spPr bwMode="auto">
                    <a:xfrm>
                      <a:off x="0" y="0"/>
                      <a:ext cx="3105150" cy="1962785"/>
                    </a:xfrm>
                    <a:prstGeom prst="rect">
                      <a:avLst/>
                    </a:prstGeom>
                    <a:noFill/>
                  </pic:spPr>
                </pic:pic>
              </a:graphicData>
            </a:graphic>
            <wp14:sizeRelH relativeFrom="margin">
              <wp14:pctWidth>0</wp14:pctWidth>
            </wp14:sizeRelH>
            <wp14:sizeRelV relativeFrom="margin">
              <wp14:pctHeight>0</wp14:pctHeight>
            </wp14:sizeRelV>
          </wp:anchor>
        </w:drawing>
      </w:r>
    </w:p>
    <w:p w14:paraId="08739669" w14:textId="77777777" w:rsidR="00B8511A" w:rsidRDefault="00B8511A" w:rsidP="00B8511A">
      <w:pPr>
        <w:rPr>
          <w:rFonts w:cstheme="minorHAnsi"/>
          <w:b/>
          <w:sz w:val="24"/>
          <w:szCs w:val="24"/>
          <w:lang w:val="en-US"/>
        </w:rPr>
      </w:pPr>
      <w:r w:rsidRPr="00B8511A">
        <w:rPr>
          <w:rFonts w:asciiTheme="majorHAnsi" w:eastAsiaTheme="majorEastAsia" w:hAnsiTheme="majorHAnsi" w:cstheme="majorBidi"/>
          <w:color w:val="2F5496" w:themeColor="accent1" w:themeShade="BF"/>
          <w:sz w:val="32"/>
          <w:szCs w:val="32"/>
          <w:lang w:val="en-US"/>
        </w:rPr>
        <w:t>Discussion</w:t>
      </w:r>
    </w:p>
    <w:p w14:paraId="555DF87C" w14:textId="77777777" w:rsidR="00B8511A" w:rsidRPr="00FB2B21" w:rsidRDefault="00B8511A" w:rsidP="00B8511A">
      <w:pPr>
        <w:pStyle w:val="NoSpacing"/>
        <w:rPr>
          <w:rFonts w:ascii="Arial" w:hAnsi="Arial" w:cs="Arial"/>
          <w:sz w:val="24"/>
          <w:lang w:val="en-US"/>
        </w:rPr>
      </w:pPr>
      <w:r w:rsidRPr="00FB2B21">
        <w:rPr>
          <w:rFonts w:ascii="Arial" w:hAnsi="Arial" w:cs="Arial"/>
          <w:sz w:val="24"/>
          <w:lang w:val="en-US"/>
        </w:rPr>
        <w:t xml:space="preserve">The photosynthetic pigments </w:t>
      </w:r>
      <w:proofErr w:type="gramStart"/>
      <w:r w:rsidRPr="00FB2B21">
        <w:rPr>
          <w:rFonts w:ascii="Arial" w:hAnsi="Arial" w:cs="Arial"/>
          <w:sz w:val="24"/>
          <w:lang w:val="en-US"/>
        </w:rPr>
        <w:t>were separated</w:t>
      </w:r>
      <w:proofErr w:type="gramEnd"/>
      <w:r w:rsidRPr="00FB2B21">
        <w:rPr>
          <w:rFonts w:ascii="Arial" w:hAnsi="Arial" w:cs="Arial"/>
          <w:sz w:val="24"/>
          <w:lang w:val="en-US"/>
        </w:rPr>
        <w:t xml:space="preserve"> by the</w:t>
      </w:r>
      <w:ins w:id="215" w:author="Pfister  Barbara" w:date="2018-03-07T12:10:00Z">
        <w:r w:rsidR="00383098">
          <w:rPr>
            <w:rFonts w:ascii="Arial" w:hAnsi="Arial" w:cs="Arial"/>
            <w:sz w:val="24"/>
            <w:lang w:val="en-US"/>
          </w:rPr>
          <w:t>ir</w:t>
        </w:r>
      </w:ins>
      <w:r w:rsidRPr="00FB2B21">
        <w:rPr>
          <w:rFonts w:ascii="Arial" w:hAnsi="Arial" w:cs="Arial"/>
          <w:sz w:val="24"/>
          <w:lang w:val="en-US"/>
        </w:rPr>
        <w:t xml:space="preserve"> different </w:t>
      </w:r>
      <w:commentRangeStart w:id="216"/>
      <w:r w:rsidRPr="00FB2B21">
        <w:rPr>
          <w:rFonts w:ascii="Arial" w:hAnsi="Arial" w:cs="Arial"/>
          <w:sz w:val="24"/>
          <w:lang w:val="en-US"/>
        </w:rPr>
        <w:t>affinit</w:t>
      </w:r>
      <w:del w:id="217" w:author="Pfister  Barbara" w:date="2018-03-07T12:10:00Z">
        <w:r w:rsidRPr="00FB2B21" w:rsidDel="00383098">
          <w:rPr>
            <w:rFonts w:ascii="Arial" w:hAnsi="Arial" w:cs="Arial"/>
            <w:sz w:val="24"/>
            <w:lang w:val="en-US"/>
          </w:rPr>
          <w:delText>y</w:delText>
        </w:r>
      </w:del>
      <w:commentRangeEnd w:id="216"/>
      <w:r w:rsidR="00383098">
        <w:rPr>
          <w:rStyle w:val="CommentReference"/>
        </w:rPr>
        <w:commentReference w:id="216"/>
      </w:r>
      <w:ins w:id="218" w:author="Pfister  Barbara" w:date="2018-03-07T12:10:00Z">
        <w:r w:rsidR="00383098">
          <w:rPr>
            <w:rFonts w:ascii="Arial" w:hAnsi="Arial" w:cs="Arial"/>
            <w:sz w:val="24"/>
            <w:lang w:val="en-US"/>
          </w:rPr>
          <w:t>ies</w:t>
        </w:r>
      </w:ins>
      <w:r w:rsidRPr="00FB2B21">
        <w:rPr>
          <w:rFonts w:ascii="Arial" w:hAnsi="Arial" w:cs="Arial"/>
          <w:sz w:val="24"/>
          <w:lang w:val="en-US"/>
        </w:rPr>
        <w:t xml:space="preserve"> for </w:t>
      </w:r>
      <w:del w:id="219" w:author="Pfister  Barbara" w:date="2018-03-07T12:10:00Z">
        <w:r w:rsidRPr="00FB2B21" w:rsidDel="00383098">
          <w:rPr>
            <w:rFonts w:ascii="Arial" w:hAnsi="Arial" w:cs="Arial"/>
            <w:sz w:val="24"/>
            <w:lang w:val="en-US"/>
          </w:rPr>
          <w:delText>a binding</w:delText>
        </w:r>
      </w:del>
      <w:r w:rsidRPr="00FB2B21">
        <w:rPr>
          <w:rFonts w:ascii="Arial" w:hAnsi="Arial" w:cs="Arial"/>
          <w:sz w:val="24"/>
          <w:lang w:val="en-US"/>
        </w:rPr>
        <w:t xml:space="preserve"> </w:t>
      </w:r>
      <w:del w:id="220" w:author="Pfister  Barbara" w:date="2018-03-07T12:10:00Z">
        <w:r w:rsidRPr="00FB2B21" w:rsidDel="00383098">
          <w:rPr>
            <w:rFonts w:ascii="Arial" w:hAnsi="Arial" w:cs="Arial"/>
            <w:sz w:val="24"/>
            <w:lang w:val="en-US"/>
          </w:rPr>
          <w:delText xml:space="preserve">to </w:delText>
        </w:r>
      </w:del>
      <w:r w:rsidRPr="00FB2B21">
        <w:rPr>
          <w:rFonts w:ascii="Arial" w:hAnsi="Arial" w:cs="Arial"/>
          <w:sz w:val="24"/>
          <w:lang w:val="en-US"/>
        </w:rPr>
        <w:t xml:space="preserve">the </w:t>
      </w:r>
      <w:del w:id="221" w:author="Pfister  Barbara" w:date="2018-03-07T12:08:00Z">
        <w:r w:rsidRPr="00FB2B21" w:rsidDel="00383098">
          <w:rPr>
            <w:rFonts w:ascii="Arial" w:hAnsi="Arial" w:cs="Arial"/>
            <w:sz w:val="24"/>
            <w:lang w:val="en-US"/>
          </w:rPr>
          <w:delText>DC-</w:delText>
        </w:r>
      </w:del>
      <w:ins w:id="222" w:author="Pfister  Barbara" w:date="2018-03-07T12:08:00Z">
        <w:r w:rsidR="00383098">
          <w:rPr>
            <w:rFonts w:ascii="Arial" w:hAnsi="Arial" w:cs="Arial"/>
            <w:sz w:val="24"/>
            <w:lang w:val="en-US"/>
          </w:rPr>
          <w:t xml:space="preserve">TLC </w:t>
        </w:r>
      </w:ins>
      <w:r w:rsidRPr="00FB2B21">
        <w:rPr>
          <w:rFonts w:ascii="Arial" w:hAnsi="Arial" w:cs="Arial"/>
          <w:sz w:val="24"/>
          <w:lang w:val="en-US"/>
        </w:rPr>
        <w:t xml:space="preserve">silica gel plate. The nonpolar carotene </w:t>
      </w:r>
      <w:commentRangeStart w:id="223"/>
      <w:r w:rsidRPr="00FB2B21">
        <w:rPr>
          <w:rFonts w:ascii="Arial" w:hAnsi="Arial" w:cs="Arial"/>
          <w:sz w:val="24"/>
          <w:lang w:val="en-US"/>
        </w:rPr>
        <w:t xml:space="preserve">did not interact with the plate </w:t>
      </w:r>
      <w:commentRangeEnd w:id="223"/>
      <w:r w:rsidR="00383098">
        <w:rPr>
          <w:rStyle w:val="CommentReference"/>
        </w:rPr>
        <w:commentReference w:id="223"/>
      </w:r>
      <w:r w:rsidRPr="00FB2B21">
        <w:rPr>
          <w:rFonts w:ascii="Arial" w:hAnsi="Arial" w:cs="Arial"/>
          <w:sz w:val="24"/>
          <w:lang w:val="en-US"/>
        </w:rPr>
        <w:t>and therefore migrated the farthest. Chlorophyll b has a CHO group more than chlorophyll a. Therefore, chlorophyll b binds better to the silica gel plate and migrates less far away from the starting point than chlorophyll a. Lutein is the most polar pigment of all four, that is why it binds the best to the plate and migrates the least far.</w:t>
      </w:r>
    </w:p>
    <w:p w14:paraId="11128BAF" w14:textId="77777777" w:rsidR="00B8511A" w:rsidRPr="00FB2B21" w:rsidRDefault="00B8511A" w:rsidP="00B8511A">
      <w:pPr>
        <w:pStyle w:val="NoSpacing"/>
        <w:rPr>
          <w:rFonts w:ascii="Arial" w:hAnsi="Arial" w:cs="Arial"/>
          <w:sz w:val="24"/>
          <w:lang w:val="en-US"/>
        </w:rPr>
      </w:pPr>
    </w:p>
    <w:p w14:paraId="0F857BDD" w14:textId="77777777" w:rsidR="00B8511A" w:rsidRDefault="00B8511A" w:rsidP="00B8511A">
      <w:pPr>
        <w:pStyle w:val="NoSpacing"/>
        <w:rPr>
          <w:rFonts w:ascii="Arial" w:hAnsi="Arial" w:cs="Arial"/>
          <w:sz w:val="24"/>
          <w:lang w:val="en-US"/>
        </w:rPr>
      </w:pPr>
      <w:r w:rsidRPr="00FB2B21">
        <w:rPr>
          <w:rFonts w:ascii="Arial" w:hAnsi="Arial" w:cs="Arial"/>
          <w:sz w:val="24"/>
          <w:lang w:val="en-US"/>
        </w:rPr>
        <w:t xml:space="preserve">The measured absorption spectrum of carotene is very similar to the </w:t>
      </w:r>
      <w:proofErr w:type="gramStart"/>
      <w:r w:rsidRPr="00FB2B21">
        <w:rPr>
          <w:rFonts w:ascii="Arial" w:hAnsi="Arial" w:cs="Arial"/>
          <w:sz w:val="24"/>
          <w:lang w:val="en-US"/>
        </w:rPr>
        <w:t>reference</w:t>
      </w:r>
      <w:r w:rsidRPr="00FB2B21">
        <w:rPr>
          <w:rFonts w:ascii="Arial" w:hAnsi="Arial" w:cs="Arial"/>
          <w:sz w:val="24"/>
          <w:vertAlign w:val="superscript"/>
          <w:lang w:val="en-US"/>
        </w:rPr>
        <w:t>[</w:t>
      </w:r>
      <w:proofErr w:type="gramEnd"/>
      <w:r w:rsidR="00C47737">
        <w:rPr>
          <w:rFonts w:ascii="Arial" w:hAnsi="Arial" w:cs="Arial"/>
          <w:sz w:val="24"/>
          <w:vertAlign w:val="superscript"/>
          <w:lang w:val="en-US"/>
        </w:rPr>
        <w:t>9</w:t>
      </w:r>
      <w:r w:rsidRPr="00FB2B21">
        <w:rPr>
          <w:rFonts w:ascii="Arial" w:hAnsi="Arial" w:cs="Arial"/>
          <w:sz w:val="24"/>
          <w:vertAlign w:val="superscript"/>
          <w:lang w:val="en-US"/>
        </w:rPr>
        <w:t>]</w:t>
      </w:r>
      <w:r w:rsidRPr="00FB2B21">
        <w:rPr>
          <w:rFonts w:ascii="Arial" w:hAnsi="Arial" w:cs="Arial"/>
          <w:sz w:val="24"/>
          <w:lang w:val="en-US"/>
        </w:rPr>
        <w:t xml:space="preserve"> one. Both spectra show an absorption until 500 nm and have the same waveform</w:t>
      </w:r>
      <w:ins w:id="224" w:author="Pfister  Barbara" w:date="2018-03-07T12:10:00Z">
        <w:r w:rsidR="00383098">
          <w:rPr>
            <w:rFonts w:ascii="Arial" w:hAnsi="Arial" w:cs="Arial"/>
            <w:sz w:val="24"/>
            <w:lang w:val="en-US"/>
          </w:rPr>
          <w:t>.</w:t>
        </w:r>
      </w:ins>
      <w:r w:rsidRPr="00FB2B21">
        <w:rPr>
          <w:rFonts w:ascii="Arial" w:hAnsi="Arial" w:cs="Arial"/>
          <w:sz w:val="24"/>
          <w:lang w:val="en-US"/>
        </w:rPr>
        <w:t xml:space="preserve"> This means that the measured substance is almost certainly carotene.</w:t>
      </w:r>
    </w:p>
    <w:p w14:paraId="0EED851C" w14:textId="77777777" w:rsidR="00FB2B21" w:rsidRDefault="00FB2B21" w:rsidP="00B8511A">
      <w:pPr>
        <w:pStyle w:val="NoSpacing"/>
        <w:rPr>
          <w:rFonts w:ascii="Arial" w:hAnsi="Arial" w:cs="Arial"/>
          <w:sz w:val="24"/>
          <w:lang w:val="en-US"/>
        </w:rPr>
      </w:pPr>
    </w:p>
    <w:p w14:paraId="49184303" w14:textId="77777777" w:rsidR="00FB2B21" w:rsidRDefault="00FB2B21" w:rsidP="00B8511A">
      <w:pPr>
        <w:pStyle w:val="NoSpacing"/>
        <w:rPr>
          <w:rFonts w:ascii="Arial" w:hAnsi="Arial" w:cs="Arial"/>
          <w:sz w:val="24"/>
          <w:lang w:val="en-US"/>
        </w:rPr>
      </w:pPr>
    </w:p>
    <w:p w14:paraId="42CF9AA3" w14:textId="77777777" w:rsidR="002D71CE" w:rsidRPr="002D71CE" w:rsidRDefault="002D71CE" w:rsidP="002D71CE">
      <w:pPr>
        <w:pStyle w:val="Heading2"/>
        <w:rPr>
          <w:sz w:val="36"/>
          <w:lang w:val="en-US"/>
        </w:rPr>
      </w:pPr>
      <w:r w:rsidRPr="002D71CE">
        <w:rPr>
          <w:sz w:val="36"/>
          <w:lang w:val="en-US"/>
        </w:rPr>
        <w:t xml:space="preserve">Experiment C31.2, day 1 +2: Systemic gene silencing in </w:t>
      </w:r>
      <w:proofErr w:type="spellStart"/>
      <w:r w:rsidRPr="002D71CE">
        <w:rPr>
          <w:i/>
          <w:sz w:val="36"/>
          <w:lang w:val="en-US"/>
        </w:rPr>
        <w:t>Nicotiana</w:t>
      </w:r>
      <w:proofErr w:type="spellEnd"/>
      <w:r w:rsidRPr="002D71CE">
        <w:rPr>
          <w:i/>
          <w:sz w:val="36"/>
          <w:lang w:val="en-US"/>
        </w:rPr>
        <w:t xml:space="preserve"> </w:t>
      </w:r>
      <w:proofErr w:type="spellStart"/>
      <w:r w:rsidRPr="002D71CE">
        <w:rPr>
          <w:i/>
          <w:sz w:val="36"/>
          <w:lang w:val="en-US"/>
        </w:rPr>
        <w:t>benthamiana</w:t>
      </w:r>
      <w:proofErr w:type="spellEnd"/>
      <w:r w:rsidRPr="002D71CE">
        <w:rPr>
          <w:sz w:val="36"/>
          <w:lang w:val="en-US"/>
        </w:rPr>
        <w:t xml:space="preserve"> plants</w:t>
      </w:r>
    </w:p>
    <w:p w14:paraId="316C432C" w14:textId="5DBDEBE3" w:rsidR="002D71CE" w:rsidRDefault="002D71CE" w:rsidP="00B8511A">
      <w:pPr>
        <w:pStyle w:val="NoSpacing"/>
        <w:rPr>
          <w:ins w:id="225" w:author="Pfister  Barbara" w:date="2018-03-07T12:14:00Z"/>
          <w:rFonts w:ascii="Arial" w:hAnsi="Arial" w:cs="Arial"/>
          <w:sz w:val="24"/>
          <w:lang w:val="en-US"/>
        </w:rPr>
      </w:pPr>
    </w:p>
    <w:p w14:paraId="4E25F4F6" w14:textId="77777777" w:rsidR="00B5647B" w:rsidRDefault="00B5647B" w:rsidP="00B5647B">
      <w:pPr>
        <w:pStyle w:val="Heading3"/>
        <w:rPr>
          <w:ins w:id="226" w:author="Pfister  Barbara" w:date="2018-03-07T12:14:00Z"/>
        </w:rPr>
      </w:pPr>
      <w:proofErr w:type="spellStart"/>
      <w:ins w:id="227" w:author="Pfister  Barbara" w:date="2018-03-07T12:14:00Z">
        <w:r>
          <w:t>Introduction</w:t>
        </w:r>
        <w:proofErr w:type="spellEnd"/>
        <w:r>
          <w:t xml:space="preserve"> </w:t>
        </w:r>
        <w:r>
          <w:rPr>
            <w:vertAlign w:val="superscript"/>
          </w:rPr>
          <w:t>[1][2]</w:t>
        </w:r>
      </w:ins>
    </w:p>
    <w:p w14:paraId="21335D3B" w14:textId="77777777" w:rsidR="00B5647B" w:rsidRPr="0017331B" w:rsidRDefault="00B5647B" w:rsidP="00B5647B">
      <w:pPr>
        <w:pStyle w:val="NoSpacing"/>
        <w:rPr>
          <w:ins w:id="228" w:author="Pfister  Barbara" w:date="2018-03-07T12:14:00Z"/>
          <w:sz w:val="24"/>
          <w:szCs w:val="24"/>
          <w:lang w:val="en-US"/>
        </w:rPr>
      </w:pPr>
      <w:ins w:id="229" w:author="Pfister  Barbara" w:date="2018-03-07T12:14:00Z">
        <w:r w:rsidRPr="0017331B">
          <w:rPr>
            <w:sz w:val="24"/>
            <w:szCs w:val="24"/>
            <w:lang w:val="en-US"/>
          </w:rPr>
          <w:t xml:space="preserve">Gene expression </w:t>
        </w:r>
        <w:proofErr w:type="gramStart"/>
        <w:r w:rsidRPr="0017331B">
          <w:rPr>
            <w:sz w:val="24"/>
            <w:szCs w:val="24"/>
            <w:lang w:val="en-US"/>
          </w:rPr>
          <w:t>can be influenced</w:t>
        </w:r>
        <w:proofErr w:type="gramEnd"/>
        <w:r w:rsidRPr="0017331B">
          <w:rPr>
            <w:sz w:val="24"/>
            <w:szCs w:val="24"/>
            <w:lang w:val="en-US"/>
          </w:rPr>
          <w:t xml:space="preserve"> by RNA silencing. This means that, mRNA is transcriptional or post-transcriptional influenced by miRNA or siRNA. The consequence is, that the mRNA </w:t>
        </w:r>
        <w:proofErr w:type="gramStart"/>
        <w:r w:rsidRPr="0017331B">
          <w:rPr>
            <w:sz w:val="24"/>
            <w:szCs w:val="24"/>
            <w:lang w:val="en-US"/>
          </w:rPr>
          <w:t>cannot be further processed</w:t>
        </w:r>
        <w:proofErr w:type="gramEnd"/>
        <w:r w:rsidRPr="0017331B">
          <w:rPr>
            <w:sz w:val="24"/>
            <w:szCs w:val="24"/>
            <w:lang w:val="en-US"/>
          </w:rPr>
          <w:t xml:space="preserve"> and the protein, for which the mRNA is coding will not be produced. There are many different techniques to achieve a RNA silencing. One possibility is the use of Agrobacterium </w:t>
        </w:r>
        <w:proofErr w:type="spellStart"/>
        <w:r w:rsidRPr="0017331B">
          <w:rPr>
            <w:sz w:val="24"/>
            <w:szCs w:val="24"/>
            <w:lang w:val="en-US"/>
          </w:rPr>
          <w:t>tumefaciens</w:t>
        </w:r>
        <w:proofErr w:type="spellEnd"/>
        <w:r w:rsidRPr="0017331B">
          <w:rPr>
            <w:sz w:val="24"/>
            <w:szCs w:val="24"/>
            <w:lang w:val="en-US"/>
          </w:rPr>
          <w:t xml:space="preserve">, which is a soil-borne bacterium. The </w:t>
        </w:r>
        <w:proofErr w:type="spellStart"/>
        <w:r w:rsidRPr="0017331B">
          <w:rPr>
            <w:sz w:val="24"/>
            <w:szCs w:val="24"/>
            <w:lang w:val="en-US"/>
          </w:rPr>
          <w:t>wildtype</w:t>
        </w:r>
        <w:proofErr w:type="spellEnd"/>
        <w:r w:rsidRPr="0017331B">
          <w:rPr>
            <w:sz w:val="24"/>
            <w:szCs w:val="24"/>
            <w:lang w:val="en-US"/>
          </w:rPr>
          <w:t xml:space="preserve"> (WT) causes the crown gall disease in plants. A horizontal gene transfer mechanism, which leads to silencing of a specific gene, is responsible for this disease. The mechanism </w:t>
        </w:r>
        <w:proofErr w:type="gramStart"/>
        <w:r w:rsidRPr="0017331B">
          <w:rPr>
            <w:sz w:val="24"/>
            <w:szCs w:val="24"/>
            <w:lang w:val="en-US"/>
          </w:rPr>
          <w:t>can be altered</w:t>
        </w:r>
        <w:proofErr w:type="gramEnd"/>
        <w:r w:rsidRPr="0017331B">
          <w:rPr>
            <w:sz w:val="24"/>
            <w:szCs w:val="24"/>
            <w:lang w:val="en-US"/>
          </w:rPr>
          <w:t xml:space="preserve"> in the </w:t>
        </w:r>
        <w:proofErr w:type="spellStart"/>
        <w:r w:rsidRPr="0017331B">
          <w:rPr>
            <w:sz w:val="24"/>
            <w:szCs w:val="24"/>
            <w:lang w:val="en-US"/>
          </w:rPr>
          <w:t>labratory</w:t>
        </w:r>
        <w:proofErr w:type="spellEnd"/>
        <w:r w:rsidRPr="0017331B">
          <w:rPr>
            <w:sz w:val="24"/>
            <w:szCs w:val="24"/>
            <w:lang w:val="en-US"/>
          </w:rPr>
          <w:t xml:space="preserve">. </w:t>
        </w:r>
        <w:proofErr w:type="gramStart"/>
        <w:r w:rsidRPr="0017331B">
          <w:rPr>
            <w:sz w:val="24"/>
            <w:szCs w:val="24"/>
            <w:lang w:val="en-US"/>
          </w:rPr>
          <w:t>So</w:t>
        </w:r>
        <w:proofErr w:type="gramEnd"/>
        <w:r w:rsidRPr="0017331B">
          <w:rPr>
            <w:sz w:val="24"/>
            <w:szCs w:val="24"/>
            <w:lang w:val="en-US"/>
          </w:rPr>
          <w:t xml:space="preserve">, other genes of interest can be silenced and the effect for the organism can be studied. Two modified bacteria lines </w:t>
        </w:r>
        <w:proofErr w:type="gramStart"/>
        <w:r w:rsidRPr="0017331B">
          <w:rPr>
            <w:sz w:val="24"/>
            <w:szCs w:val="24"/>
            <w:lang w:val="en-US"/>
          </w:rPr>
          <w:t>are used</w:t>
        </w:r>
        <w:proofErr w:type="gramEnd"/>
        <w:r w:rsidRPr="0017331B">
          <w:rPr>
            <w:sz w:val="24"/>
            <w:szCs w:val="24"/>
            <w:lang w:val="en-US"/>
          </w:rPr>
          <w:t xml:space="preserve"> in this experiment to silence specific genes. Agrobacterium </w:t>
        </w:r>
        <w:proofErr w:type="spellStart"/>
        <w:r w:rsidRPr="0017331B">
          <w:rPr>
            <w:sz w:val="24"/>
            <w:szCs w:val="24"/>
            <w:lang w:val="en-US"/>
          </w:rPr>
          <w:t>tumefaciens</w:t>
        </w:r>
        <w:proofErr w:type="spellEnd"/>
        <w:r w:rsidRPr="0017331B">
          <w:rPr>
            <w:sz w:val="24"/>
            <w:szCs w:val="24"/>
            <w:lang w:val="en-US"/>
          </w:rPr>
          <w:t xml:space="preserve"> are able to insert their own DNA into plant cells. The product of inserted DNA is typically siRNA or miRNA, which binds</w:t>
        </w:r>
        <w:r w:rsidRPr="00B5647B">
          <w:rPr>
            <w:lang w:val="en-US"/>
            <w:rPrChange w:id="230" w:author="Pfister  Barbara" w:date="2018-03-07T12:14:00Z">
              <w:rPr/>
            </w:rPrChange>
          </w:rPr>
          <w:t xml:space="preserve"> </w:t>
        </w:r>
        <w:r w:rsidRPr="0017331B">
          <w:rPr>
            <w:sz w:val="24"/>
            <w:szCs w:val="24"/>
            <w:lang w:val="en-US"/>
          </w:rPr>
          <w:t>to specific mRNA. The binding leads to the degradation of the mRNA and finally to the above described effects.</w:t>
        </w:r>
      </w:ins>
    </w:p>
    <w:p w14:paraId="4A8C6E6F" w14:textId="77777777" w:rsidR="00B5647B" w:rsidRPr="00B5647B" w:rsidRDefault="00B5647B" w:rsidP="00B5647B">
      <w:pPr>
        <w:pStyle w:val="NoSpacing"/>
        <w:rPr>
          <w:ins w:id="231" w:author="Pfister  Barbara" w:date="2018-03-07T12:14:00Z"/>
          <w:lang w:val="en-US"/>
          <w:rPrChange w:id="232" w:author="Pfister  Barbara" w:date="2018-03-07T12:14:00Z">
            <w:rPr>
              <w:ins w:id="233" w:author="Pfister  Barbara" w:date="2018-03-07T12:14:00Z"/>
            </w:rPr>
          </w:rPrChange>
        </w:rPr>
      </w:pPr>
    </w:p>
    <w:p w14:paraId="0875758A" w14:textId="77777777" w:rsidR="00B5647B" w:rsidRPr="00B5647B" w:rsidRDefault="00B5647B" w:rsidP="00B5647B">
      <w:pPr>
        <w:pStyle w:val="Heading3"/>
        <w:rPr>
          <w:ins w:id="234" w:author="Pfister  Barbara" w:date="2018-03-07T12:14:00Z"/>
          <w:lang w:val="en-US"/>
          <w:rPrChange w:id="235" w:author="Pfister  Barbara" w:date="2018-03-07T12:14:00Z">
            <w:rPr>
              <w:ins w:id="236" w:author="Pfister  Barbara" w:date="2018-03-07T12:14:00Z"/>
            </w:rPr>
          </w:rPrChange>
        </w:rPr>
      </w:pPr>
      <w:ins w:id="237" w:author="Pfister  Barbara" w:date="2018-03-07T12:14:00Z">
        <w:r w:rsidRPr="00B5647B">
          <w:rPr>
            <w:lang w:val="en-US"/>
            <w:rPrChange w:id="238" w:author="Pfister  Barbara" w:date="2018-03-07T12:14:00Z">
              <w:rPr/>
            </w:rPrChange>
          </w:rPr>
          <w:lastRenderedPageBreak/>
          <w:t>Hypothesis</w:t>
        </w:r>
      </w:ins>
    </w:p>
    <w:p w14:paraId="1D2AE11D" w14:textId="3FC2BE22" w:rsidR="00B5647B" w:rsidRPr="0017331B" w:rsidRDefault="00B5647B" w:rsidP="00B5647B">
      <w:pPr>
        <w:pStyle w:val="NoSpacing"/>
        <w:rPr>
          <w:ins w:id="239" w:author="Pfister  Barbara" w:date="2018-03-07T12:14:00Z"/>
          <w:sz w:val="24"/>
          <w:szCs w:val="24"/>
          <w:lang w:val="en-US"/>
        </w:rPr>
      </w:pPr>
      <w:ins w:id="240" w:author="Pfister  Barbara" w:date="2018-03-07T12:14:00Z">
        <w:r w:rsidRPr="0017331B">
          <w:rPr>
            <w:sz w:val="24"/>
            <w:szCs w:val="24"/>
            <w:lang w:val="en-US"/>
          </w:rPr>
          <w:t xml:space="preserve">The GFP-expressing plant, which </w:t>
        </w:r>
        <w:proofErr w:type="gramStart"/>
        <w:r w:rsidRPr="0017331B">
          <w:rPr>
            <w:sz w:val="24"/>
            <w:szCs w:val="24"/>
            <w:lang w:val="en-US"/>
          </w:rPr>
          <w:t>was infiltrated</w:t>
        </w:r>
        <w:proofErr w:type="gramEnd"/>
        <w:r w:rsidRPr="0017331B">
          <w:rPr>
            <w:sz w:val="24"/>
            <w:szCs w:val="24"/>
            <w:lang w:val="en-US"/>
          </w:rPr>
          <w:t xml:space="preserve"> with the Agro-</w:t>
        </w:r>
        <w:proofErr w:type="spellStart"/>
        <w:r w:rsidRPr="0017331B">
          <w:rPr>
            <w:sz w:val="24"/>
            <w:szCs w:val="24"/>
            <w:lang w:val="en-US"/>
          </w:rPr>
          <w:t>gffg</w:t>
        </w:r>
        <w:proofErr w:type="spellEnd"/>
        <w:r w:rsidRPr="0017331B">
          <w:rPr>
            <w:sz w:val="24"/>
            <w:szCs w:val="24"/>
            <w:lang w:val="en-US"/>
          </w:rPr>
          <w:t xml:space="preserve"> suspension, will not fluoresces any more. The </w:t>
        </w:r>
        <w:proofErr w:type="gramStart"/>
        <w:r w:rsidRPr="0017331B">
          <w:rPr>
            <w:sz w:val="24"/>
            <w:szCs w:val="24"/>
            <w:lang w:val="en-US"/>
          </w:rPr>
          <w:t>one which was infiltrated with mock</w:t>
        </w:r>
        <w:proofErr w:type="gramEnd"/>
        <w:r w:rsidRPr="0017331B">
          <w:rPr>
            <w:sz w:val="24"/>
            <w:szCs w:val="24"/>
            <w:lang w:val="en-US"/>
          </w:rPr>
          <w:t xml:space="preserve"> will still fluoresce.</w:t>
        </w:r>
      </w:ins>
    </w:p>
    <w:p w14:paraId="110ACEEF" w14:textId="77777777" w:rsidR="00B5647B" w:rsidRPr="0017331B" w:rsidRDefault="00B5647B" w:rsidP="00B5647B">
      <w:pPr>
        <w:pStyle w:val="NoSpacing"/>
        <w:rPr>
          <w:ins w:id="241" w:author="Pfister  Barbara" w:date="2018-03-07T12:14:00Z"/>
          <w:sz w:val="24"/>
          <w:szCs w:val="24"/>
          <w:lang w:val="en-US"/>
        </w:rPr>
      </w:pPr>
      <w:ins w:id="242" w:author="Pfister  Barbara" w:date="2018-03-07T12:14:00Z">
        <w:r w:rsidRPr="0017331B">
          <w:rPr>
            <w:sz w:val="24"/>
            <w:szCs w:val="24"/>
            <w:lang w:val="en-US"/>
          </w:rPr>
          <w:t xml:space="preserve">When a WT plant </w:t>
        </w:r>
        <w:proofErr w:type="gramStart"/>
        <w:r w:rsidRPr="0017331B">
          <w:rPr>
            <w:sz w:val="24"/>
            <w:szCs w:val="24"/>
            <w:lang w:val="en-US"/>
          </w:rPr>
          <w:t>is infiltrated</w:t>
        </w:r>
        <w:proofErr w:type="gramEnd"/>
        <w:r w:rsidRPr="0017331B">
          <w:rPr>
            <w:sz w:val="24"/>
            <w:szCs w:val="24"/>
            <w:lang w:val="en-US"/>
          </w:rPr>
          <w:t xml:space="preserve"> with Agro-TRV-PDS, the leaves are bleached. If it </w:t>
        </w:r>
        <w:proofErr w:type="gramStart"/>
        <w:r w:rsidRPr="0017331B">
          <w:rPr>
            <w:sz w:val="24"/>
            <w:szCs w:val="24"/>
            <w:lang w:val="en-US"/>
          </w:rPr>
          <w:t>was infiltrated</w:t>
        </w:r>
        <w:proofErr w:type="gramEnd"/>
        <w:r w:rsidRPr="0017331B">
          <w:rPr>
            <w:sz w:val="24"/>
            <w:szCs w:val="24"/>
            <w:lang w:val="en-US"/>
          </w:rPr>
          <w:t xml:space="preserve"> with mock, no change is observed.</w:t>
        </w:r>
      </w:ins>
    </w:p>
    <w:p w14:paraId="66B15F8B" w14:textId="77777777" w:rsidR="00B5647B" w:rsidRPr="00B5647B" w:rsidRDefault="00B5647B" w:rsidP="00B5647B">
      <w:pPr>
        <w:pStyle w:val="NoSpacing"/>
        <w:rPr>
          <w:ins w:id="243" w:author="Pfister  Barbara" w:date="2018-03-07T12:14:00Z"/>
          <w:lang w:val="en-US"/>
          <w:rPrChange w:id="244" w:author="Pfister  Barbara" w:date="2018-03-07T12:14:00Z">
            <w:rPr>
              <w:ins w:id="245" w:author="Pfister  Barbara" w:date="2018-03-07T12:14:00Z"/>
            </w:rPr>
          </w:rPrChange>
        </w:rPr>
      </w:pPr>
    </w:p>
    <w:p w14:paraId="3DAB4498" w14:textId="77777777" w:rsidR="00B5647B" w:rsidRDefault="00B5647B" w:rsidP="00B5647B">
      <w:pPr>
        <w:pStyle w:val="Heading3"/>
        <w:rPr>
          <w:ins w:id="246" w:author="Pfister  Barbara" w:date="2018-03-07T12:14:00Z"/>
        </w:rPr>
      </w:pPr>
      <w:proofErr w:type="spellStart"/>
      <w:ins w:id="247" w:author="Pfister  Barbara" w:date="2018-03-07T12:14:00Z">
        <w:r>
          <w:t>Methods</w:t>
        </w:r>
        <w:proofErr w:type="spellEnd"/>
        <w:r>
          <w:t xml:space="preserve"> </w:t>
        </w:r>
        <w:r>
          <w:rPr>
            <w:vertAlign w:val="superscript"/>
          </w:rPr>
          <w:t>[1]</w:t>
        </w:r>
      </w:ins>
    </w:p>
    <w:p w14:paraId="6E7340AD" w14:textId="77777777" w:rsidR="00B5647B" w:rsidRPr="0017331B" w:rsidRDefault="00B5647B" w:rsidP="00B5647B">
      <w:pPr>
        <w:pStyle w:val="NoSpacing"/>
        <w:numPr>
          <w:ilvl w:val="0"/>
          <w:numId w:val="3"/>
        </w:numPr>
        <w:rPr>
          <w:ins w:id="248" w:author="Pfister  Barbara" w:date="2018-03-07T12:14:00Z"/>
          <w:sz w:val="24"/>
          <w:szCs w:val="24"/>
          <w:lang w:val="en-US"/>
        </w:rPr>
      </w:pPr>
      <w:ins w:id="249" w:author="Pfister  Barbara" w:date="2018-03-07T12:14:00Z">
        <w:r w:rsidRPr="0017331B">
          <w:rPr>
            <w:sz w:val="24"/>
            <w:szCs w:val="24"/>
            <w:lang w:val="en-US"/>
          </w:rPr>
          <w:t>each bacteria culture was centrifuged</w:t>
        </w:r>
      </w:ins>
    </w:p>
    <w:p w14:paraId="5685154C" w14:textId="77777777" w:rsidR="00B5647B" w:rsidRPr="0017331B" w:rsidRDefault="00B5647B" w:rsidP="00B5647B">
      <w:pPr>
        <w:pStyle w:val="NoSpacing"/>
        <w:numPr>
          <w:ilvl w:val="0"/>
          <w:numId w:val="3"/>
        </w:numPr>
        <w:rPr>
          <w:ins w:id="250" w:author="Pfister  Barbara" w:date="2018-03-07T12:14:00Z"/>
          <w:sz w:val="24"/>
          <w:szCs w:val="24"/>
          <w:lang w:val="en-US"/>
        </w:rPr>
      </w:pPr>
      <w:ins w:id="251" w:author="Pfister  Barbara" w:date="2018-03-07T12:14:00Z">
        <w:r w:rsidRPr="0017331B">
          <w:rPr>
            <w:sz w:val="24"/>
            <w:szCs w:val="24"/>
            <w:lang w:val="en-US"/>
          </w:rPr>
          <w:t>supernatant discarded</w:t>
        </w:r>
      </w:ins>
    </w:p>
    <w:p w14:paraId="4A8EE68A" w14:textId="77777777" w:rsidR="00B5647B" w:rsidRPr="0017331B" w:rsidRDefault="00B5647B" w:rsidP="00B5647B">
      <w:pPr>
        <w:pStyle w:val="NoSpacing"/>
        <w:numPr>
          <w:ilvl w:val="0"/>
          <w:numId w:val="3"/>
        </w:numPr>
        <w:rPr>
          <w:ins w:id="252" w:author="Pfister  Barbara" w:date="2018-03-07T12:14:00Z"/>
          <w:sz w:val="24"/>
          <w:szCs w:val="24"/>
          <w:lang w:val="en-US"/>
        </w:rPr>
      </w:pPr>
      <w:ins w:id="253" w:author="Pfister  Barbara" w:date="2018-03-07T12:14:00Z">
        <w:r w:rsidRPr="0017331B">
          <w:rPr>
            <w:sz w:val="24"/>
            <w:szCs w:val="24"/>
            <w:lang w:val="en-US"/>
          </w:rPr>
          <w:t xml:space="preserve">pellet </w:t>
        </w:r>
        <w:proofErr w:type="spellStart"/>
        <w:r w:rsidRPr="0017331B">
          <w:rPr>
            <w:sz w:val="24"/>
            <w:szCs w:val="24"/>
            <w:lang w:val="en-US"/>
          </w:rPr>
          <w:t>resuspended</w:t>
        </w:r>
        <w:proofErr w:type="spellEnd"/>
        <w:r w:rsidRPr="0017331B">
          <w:rPr>
            <w:sz w:val="24"/>
            <w:szCs w:val="24"/>
            <w:lang w:val="en-US"/>
          </w:rPr>
          <w:t xml:space="preserve"> in MgCl</w:t>
        </w:r>
        <w:r w:rsidRPr="0017331B">
          <w:rPr>
            <w:sz w:val="24"/>
            <w:szCs w:val="24"/>
            <w:vertAlign w:val="subscript"/>
            <w:lang w:val="en-US"/>
          </w:rPr>
          <w:t>2</w:t>
        </w:r>
      </w:ins>
    </w:p>
    <w:p w14:paraId="672F257B" w14:textId="77777777" w:rsidR="00B5647B" w:rsidRPr="0017331B" w:rsidRDefault="00B5647B" w:rsidP="00B5647B">
      <w:pPr>
        <w:pStyle w:val="NoSpacing"/>
        <w:numPr>
          <w:ilvl w:val="0"/>
          <w:numId w:val="4"/>
        </w:numPr>
        <w:rPr>
          <w:ins w:id="254" w:author="Pfister  Barbara" w:date="2018-03-07T12:14:00Z"/>
          <w:sz w:val="24"/>
          <w:szCs w:val="24"/>
          <w:lang w:val="en-US"/>
        </w:rPr>
      </w:pPr>
      <w:proofErr w:type="gramStart"/>
      <w:ins w:id="255" w:author="Pfister  Barbara" w:date="2018-03-07T12:14:00Z">
        <w:r w:rsidRPr="0017331B">
          <w:rPr>
            <w:sz w:val="24"/>
            <w:szCs w:val="24"/>
            <w:lang w:val="en-US"/>
          </w:rPr>
          <w:t>because</w:t>
        </w:r>
        <w:proofErr w:type="gramEnd"/>
        <w:r w:rsidRPr="0017331B">
          <w:rPr>
            <w:sz w:val="24"/>
            <w:szCs w:val="24"/>
            <w:lang w:val="en-US"/>
          </w:rPr>
          <w:t xml:space="preserve"> the up and down pipetting was forgotten, the pellet </w:t>
        </w:r>
        <w:proofErr w:type="spellStart"/>
        <w:r w:rsidRPr="0017331B">
          <w:rPr>
            <w:sz w:val="24"/>
            <w:szCs w:val="24"/>
            <w:lang w:val="en-US"/>
          </w:rPr>
          <w:t>resuspended</w:t>
        </w:r>
        <w:proofErr w:type="spellEnd"/>
        <w:r w:rsidRPr="0017331B">
          <w:rPr>
            <w:sz w:val="24"/>
            <w:szCs w:val="24"/>
            <w:lang w:val="en-US"/>
          </w:rPr>
          <w:t xml:space="preserve"> not at first try. </w:t>
        </w:r>
        <w:proofErr w:type="gramStart"/>
        <w:r w:rsidRPr="0017331B">
          <w:rPr>
            <w:sz w:val="24"/>
            <w:szCs w:val="24"/>
            <w:lang w:val="en-US"/>
          </w:rPr>
          <w:t>So</w:t>
        </w:r>
        <w:proofErr w:type="gramEnd"/>
        <w:r w:rsidRPr="0017331B">
          <w:rPr>
            <w:sz w:val="24"/>
            <w:szCs w:val="24"/>
            <w:lang w:val="en-US"/>
          </w:rPr>
          <w:t>, about a half of the MgCl</w:t>
        </w:r>
        <w:r w:rsidRPr="0017331B">
          <w:rPr>
            <w:sz w:val="24"/>
            <w:szCs w:val="24"/>
            <w:vertAlign w:val="subscript"/>
            <w:lang w:val="en-US"/>
          </w:rPr>
          <w:t>2</w:t>
        </w:r>
        <w:r w:rsidRPr="0017331B">
          <w:rPr>
            <w:sz w:val="24"/>
            <w:szCs w:val="24"/>
            <w:lang w:val="en-US"/>
          </w:rPr>
          <w:t xml:space="preserve"> in the tubes have been removed and then the pipetting was done. Afterwards the tubes </w:t>
        </w:r>
        <w:proofErr w:type="gramStart"/>
        <w:r w:rsidRPr="0017331B">
          <w:rPr>
            <w:sz w:val="24"/>
            <w:szCs w:val="24"/>
            <w:lang w:val="en-US"/>
          </w:rPr>
          <w:t>were filled up</w:t>
        </w:r>
        <w:proofErr w:type="gramEnd"/>
        <w:r w:rsidRPr="0017331B">
          <w:rPr>
            <w:sz w:val="24"/>
            <w:szCs w:val="24"/>
            <w:lang w:val="en-US"/>
          </w:rPr>
          <w:t xml:space="preserve"> again with MgCl</w:t>
        </w:r>
        <w:r w:rsidRPr="0017331B">
          <w:rPr>
            <w:sz w:val="24"/>
            <w:szCs w:val="24"/>
            <w:vertAlign w:val="subscript"/>
            <w:lang w:val="en-US"/>
          </w:rPr>
          <w:t>2</w:t>
        </w:r>
        <w:r w:rsidRPr="0017331B">
          <w:rPr>
            <w:sz w:val="24"/>
            <w:szCs w:val="24"/>
            <w:lang w:val="en-US"/>
          </w:rPr>
          <w:t>.</w:t>
        </w:r>
      </w:ins>
    </w:p>
    <w:p w14:paraId="16BDC85C" w14:textId="77777777" w:rsidR="00B5647B" w:rsidRPr="0017331B" w:rsidRDefault="00B5647B" w:rsidP="00B5647B">
      <w:pPr>
        <w:pStyle w:val="NoSpacing"/>
        <w:numPr>
          <w:ilvl w:val="0"/>
          <w:numId w:val="3"/>
        </w:numPr>
        <w:rPr>
          <w:ins w:id="256" w:author="Pfister  Barbara" w:date="2018-03-07T12:14:00Z"/>
          <w:sz w:val="24"/>
          <w:szCs w:val="24"/>
          <w:lang w:val="en-US"/>
        </w:rPr>
      </w:pPr>
      <w:ins w:id="257" w:author="Pfister  Barbara" w:date="2018-03-07T12:14:00Z">
        <w:r w:rsidRPr="0017331B">
          <w:rPr>
            <w:sz w:val="24"/>
            <w:szCs w:val="24"/>
            <w:lang w:val="en-US"/>
          </w:rPr>
          <w:t>measured optical density</w:t>
        </w:r>
      </w:ins>
    </w:p>
    <w:p w14:paraId="09BC41C0" w14:textId="77777777" w:rsidR="00B5647B" w:rsidRPr="0017331B" w:rsidRDefault="00B5647B" w:rsidP="00B5647B">
      <w:pPr>
        <w:pStyle w:val="NoSpacing"/>
        <w:numPr>
          <w:ilvl w:val="0"/>
          <w:numId w:val="4"/>
        </w:numPr>
        <w:rPr>
          <w:ins w:id="258" w:author="Pfister  Barbara" w:date="2018-03-07T12:14:00Z"/>
          <w:sz w:val="24"/>
          <w:szCs w:val="24"/>
          <w:lang w:val="en-US"/>
        </w:rPr>
      </w:pPr>
      <w:ins w:id="259" w:author="Pfister  Barbara" w:date="2018-03-07T12:14:00Z">
        <w:r w:rsidRPr="0017331B">
          <w:rPr>
            <w:sz w:val="24"/>
            <w:szCs w:val="24"/>
            <w:lang w:val="en-US"/>
          </w:rPr>
          <w:t>because OD</w:t>
        </w:r>
        <w:r w:rsidRPr="0017331B">
          <w:rPr>
            <w:rFonts w:ascii="Arial" w:hAnsi="Arial" w:cs="Arial"/>
            <w:sz w:val="24"/>
            <w:szCs w:val="24"/>
            <w:lang w:val="en-US"/>
          </w:rPr>
          <w:t xml:space="preserve">600nm </w:t>
        </w:r>
        <w:r w:rsidRPr="0017331B">
          <w:rPr>
            <w:sz w:val="24"/>
            <w:szCs w:val="24"/>
            <w:lang w:val="en-US"/>
          </w:rPr>
          <w:t>&lt; 0.8, the remaining culture wasn’t diluted more</w:t>
        </w:r>
      </w:ins>
    </w:p>
    <w:p w14:paraId="16330B70" w14:textId="77777777" w:rsidR="00B5647B" w:rsidRPr="0017331B" w:rsidRDefault="00B5647B" w:rsidP="00B5647B">
      <w:pPr>
        <w:pStyle w:val="NoSpacing"/>
        <w:numPr>
          <w:ilvl w:val="0"/>
          <w:numId w:val="3"/>
        </w:numPr>
        <w:rPr>
          <w:ins w:id="260" w:author="Pfister  Barbara" w:date="2018-03-07T12:14:00Z"/>
          <w:sz w:val="24"/>
          <w:szCs w:val="24"/>
          <w:lang w:val="en-US"/>
        </w:rPr>
      </w:pPr>
      <w:proofErr w:type="spellStart"/>
      <w:ins w:id="261" w:author="Pfister  Barbara" w:date="2018-03-07T12:14:00Z">
        <w:r w:rsidRPr="0017331B">
          <w:rPr>
            <w:sz w:val="24"/>
            <w:szCs w:val="24"/>
            <w:lang w:val="en-US"/>
          </w:rPr>
          <w:t>acetosyringone</w:t>
        </w:r>
        <w:proofErr w:type="spellEnd"/>
        <w:r w:rsidRPr="0017331B">
          <w:rPr>
            <w:sz w:val="24"/>
            <w:szCs w:val="24"/>
            <w:lang w:val="en-US"/>
          </w:rPr>
          <w:t xml:space="preserve"> added (</w:t>
        </w:r>
        <w:r w:rsidRPr="0017331B">
          <w:rPr>
            <w:rFonts w:cstheme="minorHAnsi"/>
            <w:sz w:val="24"/>
            <w:szCs w:val="24"/>
            <w:lang w:val="en-US"/>
          </w:rPr>
          <w:t>µ</w:t>
        </w:r>
        <w:r w:rsidRPr="0017331B">
          <w:rPr>
            <w:sz w:val="24"/>
            <w:szCs w:val="24"/>
            <w:lang w:val="en-US"/>
          </w:rPr>
          <w:t xml:space="preserve">l 6 </w:t>
        </w:r>
        <w:proofErr w:type="spellStart"/>
        <w:r w:rsidRPr="0017331B">
          <w:rPr>
            <w:sz w:val="24"/>
            <w:szCs w:val="24"/>
            <w:lang w:val="en-US"/>
          </w:rPr>
          <w:t>acetosyringone</w:t>
        </w:r>
        <w:proofErr w:type="spellEnd"/>
        <w:r w:rsidRPr="0017331B">
          <w:rPr>
            <w:sz w:val="24"/>
            <w:szCs w:val="24"/>
            <w:lang w:val="en-US"/>
          </w:rPr>
          <w:t xml:space="preserve"> to 6 ml bacterial suspension)</w:t>
        </w:r>
      </w:ins>
    </w:p>
    <w:p w14:paraId="3F4A935E" w14:textId="77777777" w:rsidR="00B5647B" w:rsidRPr="0017331B" w:rsidRDefault="00B5647B" w:rsidP="00B5647B">
      <w:pPr>
        <w:pStyle w:val="NoSpacing"/>
        <w:numPr>
          <w:ilvl w:val="0"/>
          <w:numId w:val="3"/>
        </w:numPr>
        <w:rPr>
          <w:ins w:id="262" w:author="Pfister  Barbara" w:date="2018-03-07T12:14:00Z"/>
          <w:sz w:val="24"/>
          <w:szCs w:val="24"/>
          <w:lang w:val="en-US"/>
        </w:rPr>
      </w:pPr>
      <w:ins w:id="263" w:author="Pfister  Barbara" w:date="2018-03-07T12:14:00Z">
        <w:r w:rsidRPr="0017331B">
          <w:rPr>
            <w:sz w:val="24"/>
            <w:szCs w:val="24"/>
            <w:lang w:val="en-US"/>
          </w:rPr>
          <w:t>incubated 1 hour at RT</w:t>
        </w:r>
      </w:ins>
    </w:p>
    <w:p w14:paraId="2B044229" w14:textId="77777777" w:rsidR="00B5647B" w:rsidRDefault="00B5647B" w:rsidP="00B5647B">
      <w:pPr>
        <w:pStyle w:val="NoSpacing"/>
        <w:numPr>
          <w:ilvl w:val="0"/>
          <w:numId w:val="3"/>
        </w:numPr>
        <w:rPr>
          <w:ins w:id="264" w:author="Pfister  Barbara" w:date="2018-03-07T12:14:00Z"/>
          <w:lang w:val="en-US"/>
        </w:rPr>
      </w:pPr>
      <w:ins w:id="265" w:author="Pfister  Barbara" w:date="2018-03-07T12:14:00Z">
        <w:r w:rsidRPr="0017331B">
          <w:rPr>
            <w:sz w:val="24"/>
            <w:szCs w:val="24"/>
            <w:lang w:val="en-US"/>
          </w:rPr>
          <w:t>the two types of plants were infiltrated with mock or an Agrobacterium suspension</w:t>
        </w:r>
      </w:ins>
    </w:p>
    <w:p w14:paraId="5D6ADD88" w14:textId="77777777" w:rsidR="00B5647B" w:rsidRPr="002F5827" w:rsidRDefault="00B5647B" w:rsidP="00B5647B">
      <w:pPr>
        <w:rPr>
          <w:ins w:id="266" w:author="Pfister  Barbara" w:date="2018-03-07T12:14:00Z"/>
          <w:rFonts w:ascii="Arial" w:hAnsi="Arial" w:cs="Arial"/>
          <w:sz w:val="24"/>
          <w:lang w:val="en-US"/>
        </w:rPr>
      </w:pPr>
    </w:p>
    <w:p w14:paraId="5A0F45EB" w14:textId="77777777" w:rsidR="00B5647B" w:rsidRDefault="00B5647B" w:rsidP="00B8511A">
      <w:pPr>
        <w:pStyle w:val="NoSpacing"/>
        <w:rPr>
          <w:rFonts w:ascii="Arial" w:hAnsi="Arial" w:cs="Arial"/>
          <w:sz w:val="24"/>
          <w:lang w:val="en-US"/>
        </w:rPr>
      </w:pPr>
    </w:p>
    <w:p w14:paraId="2159AE4D" w14:textId="77777777" w:rsidR="00FB2B21" w:rsidRPr="00FB2B21" w:rsidRDefault="00FB2B21" w:rsidP="00FB2B21">
      <w:pPr>
        <w:rPr>
          <w:rFonts w:asciiTheme="majorHAnsi" w:eastAsiaTheme="majorEastAsia" w:hAnsiTheme="majorHAnsi" w:cstheme="majorBidi"/>
          <w:color w:val="2F5496" w:themeColor="accent1" w:themeShade="BF"/>
          <w:sz w:val="32"/>
          <w:szCs w:val="32"/>
          <w:lang w:val="en-US"/>
        </w:rPr>
      </w:pPr>
      <w:r w:rsidRPr="00FB2B21">
        <w:rPr>
          <w:rFonts w:asciiTheme="majorHAnsi" w:eastAsiaTheme="majorEastAsia" w:hAnsiTheme="majorHAnsi" w:cstheme="majorBidi"/>
          <w:color w:val="2F5496" w:themeColor="accent1" w:themeShade="BF"/>
          <w:sz w:val="32"/>
          <w:szCs w:val="32"/>
          <w:lang w:val="en-US"/>
        </w:rPr>
        <w:t>Results</w:t>
      </w:r>
    </w:p>
    <w:p w14:paraId="0880861C" w14:textId="77777777" w:rsidR="00FB2B21" w:rsidRPr="00FB2B21" w:rsidRDefault="00FB2B21" w:rsidP="00FB2B21">
      <w:pPr>
        <w:pStyle w:val="NoSpacing"/>
        <w:rPr>
          <w:b/>
          <w:lang w:val="en-US"/>
        </w:rPr>
      </w:pPr>
      <w:r w:rsidRPr="00FB2B21">
        <w:rPr>
          <w:b/>
          <w:lang w:val="en-US"/>
        </w:rPr>
        <w:t>Optical densities:</w:t>
      </w:r>
    </w:p>
    <w:p w14:paraId="45A5943F"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Agro-</w:t>
      </w:r>
      <w:proofErr w:type="spellStart"/>
      <w:r w:rsidRPr="00FB2B21">
        <w:rPr>
          <w:rFonts w:ascii="Arial" w:hAnsi="Arial" w:cs="Arial"/>
          <w:sz w:val="24"/>
          <w:lang w:val="en-US"/>
        </w:rPr>
        <w:t>gffg</w:t>
      </w:r>
      <w:proofErr w:type="spellEnd"/>
      <w:r w:rsidRPr="00FB2B21">
        <w:rPr>
          <w:rFonts w:ascii="Arial" w:hAnsi="Arial" w:cs="Arial"/>
          <w:sz w:val="24"/>
          <w:lang w:val="en-US"/>
        </w:rPr>
        <w:t>: OD</w:t>
      </w:r>
      <w:r w:rsidRPr="00FB2B21">
        <w:rPr>
          <w:rFonts w:ascii="Arial" w:hAnsi="Arial" w:cs="Arial"/>
          <w:sz w:val="24"/>
          <w:vertAlign w:val="subscript"/>
          <w:lang w:val="en-US"/>
        </w:rPr>
        <w:t>600nm</w:t>
      </w:r>
      <w:r w:rsidRPr="00FB2B21">
        <w:rPr>
          <w:rFonts w:ascii="Arial" w:hAnsi="Arial" w:cs="Arial"/>
          <w:sz w:val="24"/>
          <w:lang w:val="en-US"/>
        </w:rPr>
        <w:t xml:space="preserve"> = 0.664</w:t>
      </w:r>
    </w:p>
    <w:p w14:paraId="7C3517F0"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Agro-TRV-PDS: OD</w:t>
      </w:r>
      <w:r w:rsidRPr="00FB2B21">
        <w:rPr>
          <w:rFonts w:ascii="Arial" w:hAnsi="Arial" w:cs="Arial"/>
          <w:sz w:val="24"/>
          <w:vertAlign w:val="subscript"/>
          <w:lang w:val="en-US"/>
        </w:rPr>
        <w:t>600nm</w:t>
      </w:r>
      <w:r w:rsidRPr="00FB2B21">
        <w:rPr>
          <w:rFonts w:ascii="Arial" w:hAnsi="Arial" w:cs="Arial"/>
          <w:sz w:val="24"/>
          <w:lang w:val="en-US"/>
        </w:rPr>
        <w:t xml:space="preserve"> = 0.575</w:t>
      </w:r>
    </w:p>
    <w:p w14:paraId="1BE45756" w14:textId="77777777" w:rsidR="00FB2B21" w:rsidRPr="00FB2B21" w:rsidRDefault="00FB2B21" w:rsidP="00FB2B21">
      <w:pPr>
        <w:pStyle w:val="NoSpacing"/>
        <w:rPr>
          <w:rFonts w:ascii="Arial" w:hAnsi="Arial" w:cs="Arial"/>
          <w:sz w:val="24"/>
          <w:lang w:val="en-US"/>
        </w:rPr>
      </w:pPr>
    </w:p>
    <w:p w14:paraId="21F74F8B"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The WT plant which was infiltrated with the Agro-TRV-PDS has some bleached areas. The one which was infiltrated with mock does not has any (Figure 1).</w:t>
      </w:r>
    </w:p>
    <w:p w14:paraId="27B33E0C" w14:textId="77777777" w:rsidR="00FB2B21" w:rsidRPr="00FB2B21" w:rsidRDefault="00FB2B21" w:rsidP="00FB2B21">
      <w:pPr>
        <w:pStyle w:val="NoSpacing"/>
        <w:rPr>
          <w:rFonts w:ascii="Arial" w:hAnsi="Arial" w:cs="Arial"/>
          <w:sz w:val="24"/>
          <w:lang w:val="en-US"/>
        </w:rPr>
      </w:pPr>
    </w:p>
    <w:p w14:paraId="22600ED4"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 xml:space="preserve">The WT plant, which </w:t>
      </w:r>
      <w:proofErr w:type="gramStart"/>
      <w:r w:rsidRPr="00FB2B21">
        <w:rPr>
          <w:rFonts w:ascii="Arial" w:hAnsi="Arial" w:cs="Arial"/>
          <w:sz w:val="24"/>
          <w:lang w:val="en-US"/>
        </w:rPr>
        <w:t>was used</w:t>
      </w:r>
      <w:proofErr w:type="gramEnd"/>
      <w:r w:rsidRPr="00FB2B21">
        <w:rPr>
          <w:rFonts w:ascii="Arial" w:hAnsi="Arial" w:cs="Arial"/>
          <w:sz w:val="24"/>
          <w:lang w:val="en-US"/>
        </w:rPr>
        <w:t xml:space="preserve"> as control, is under UV-Light everywhere dark red </w:t>
      </w:r>
      <w:commentRangeStart w:id="267"/>
      <w:proofErr w:type="spellStart"/>
      <w:r w:rsidRPr="00FB2B21">
        <w:rPr>
          <w:rFonts w:ascii="Arial" w:hAnsi="Arial" w:cs="Arial"/>
          <w:sz w:val="24"/>
          <w:lang w:val="en-US"/>
        </w:rPr>
        <w:t>coloured</w:t>
      </w:r>
      <w:commentRangeEnd w:id="267"/>
      <w:proofErr w:type="spellEnd"/>
      <w:r w:rsidR="0055168C">
        <w:rPr>
          <w:rStyle w:val="CommentReference"/>
        </w:rPr>
        <w:commentReference w:id="267"/>
      </w:r>
      <w:r w:rsidRPr="00FB2B21">
        <w:rPr>
          <w:rFonts w:ascii="Arial" w:hAnsi="Arial" w:cs="Arial"/>
          <w:sz w:val="24"/>
          <w:lang w:val="en-US"/>
        </w:rPr>
        <w:t>.</w:t>
      </w:r>
    </w:p>
    <w:p w14:paraId="5A25A4E5"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The GPF expressing plant, which was infiltrated with Agro-</w:t>
      </w:r>
      <w:proofErr w:type="spellStart"/>
      <w:r w:rsidRPr="00FB2B21">
        <w:rPr>
          <w:rFonts w:ascii="Arial" w:hAnsi="Arial" w:cs="Arial"/>
          <w:sz w:val="24"/>
          <w:lang w:val="en-US"/>
        </w:rPr>
        <w:t>gffg</w:t>
      </w:r>
      <w:proofErr w:type="spellEnd"/>
      <w:r w:rsidRPr="00FB2B21">
        <w:rPr>
          <w:rFonts w:ascii="Arial" w:hAnsi="Arial" w:cs="Arial"/>
          <w:sz w:val="24"/>
          <w:lang w:val="en-US"/>
        </w:rPr>
        <w:t xml:space="preserve"> suspension, shows a dark red </w:t>
      </w:r>
      <w:proofErr w:type="spellStart"/>
      <w:r w:rsidRPr="00FB2B21">
        <w:rPr>
          <w:rFonts w:ascii="Arial" w:hAnsi="Arial" w:cs="Arial"/>
          <w:sz w:val="24"/>
          <w:lang w:val="en-US"/>
        </w:rPr>
        <w:t>colour</w:t>
      </w:r>
      <w:proofErr w:type="spellEnd"/>
      <w:r w:rsidRPr="00FB2B21">
        <w:rPr>
          <w:rFonts w:ascii="Arial" w:hAnsi="Arial" w:cs="Arial"/>
          <w:sz w:val="24"/>
          <w:lang w:val="en-US"/>
        </w:rPr>
        <w:t xml:space="preserve"> at the points where the infiltration was performed. The one which was treated with mock does not show any such dark red places. </w:t>
      </w:r>
    </w:p>
    <w:p w14:paraId="7133C2C6" w14:textId="77777777" w:rsidR="00FB2B21" w:rsidRDefault="00FB2B21" w:rsidP="00FB2B21">
      <w:pPr>
        <w:pStyle w:val="NoSpacing"/>
        <w:keepNext/>
      </w:pPr>
      <w:r>
        <w:rPr>
          <w:noProof/>
          <w:lang w:eastAsia="de-CH"/>
        </w:rPr>
        <w:drawing>
          <wp:inline distT="0" distB="0" distL="0" distR="0" wp14:anchorId="5AC13462" wp14:editId="41037323">
            <wp:extent cx="4101465" cy="1712595"/>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7" cstate="print">
                      <a:extLst>
                        <a:ext uri="{28A0092B-C50C-407E-A947-70E740481C1C}">
                          <a14:useLocalDpi xmlns:a14="http://schemas.microsoft.com/office/drawing/2010/main" val="0"/>
                        </a:ext>
                      </a:extLst>
                    </a:blip>
                    <a:srcRect l="5251" t="14806" r="3015" b="33908"/>
                    <a:stretch>
                      <a:fillRect/>
                    </a:stretch>
                  </pic:blipFill>
                  <pic:spPr bwMode="auto">
                    <a:xfrm>
                      <a:off x="0" y="0"/>
                      <a:ext cx="4101465" cy="1712595"/>
                    </a:xfrm>
                    <a:prstGeom prst="rect">
                      <a:avLst/>
                    </a:prstGeom>
                    <a:noFill/>
                    <a:ln>
                      <a:noFill/>
                    </a:ln>
                  </pic:spPr>
                </pic:pic>
              </a:graphicData>
            </a:graphic>
          </wp:inline>
        </w:drawing>
      </w:r>
    </w:p>
    <w:p w14:paraId="69C4211C" w14:textId="77777777" w:rsidR="00FB2B21" w:rsidRPr="00FB2B21" w:rsidRDefault="00FB2B21" w:rsidP="00FB2B21">
      <w:pPr>
        <w:pStyle w:val="Caption"/>
        <w:rPr>
          <w:i w:val="0"/>
          <w:noProof/>
          <w:color w:val="auto"/>
          <w:lang w:val="en-US"/>
        </w:rPr>
      </w:pPr>
      <w:r w:rsidRPr="00FB2B21">
        <w:rPr>
          <w:i w:val="0"/>
          <w:color w:val="auto"/>
          <w:lang w:val="en-US"/>
        </w:rPr>
        <w:t xml:space="preserve">Figure </w:t>
      </w:r>
      <w:r w:rsidR="0048045A" w:rsidRPr="0048045A">
        <w:rPr>
          <w:i w:val="0"/>
          <w:color w:val="auto"/>
          <w:lang w:val="en-US"/>
        </w:rPr>
        <w:t>8</w:t>
      </w:r>
      <w:r w:rsidRPr="00FB2B21">
        <w:rPr>
          <w:i w:val="0"/>
          <w:color w:val="auto"/>
          <w:lang w:val="en-US"/>
        </w:rPr>
        <w:t>: WT plants, on the left side the one which was infiltrated with Agro-TRV-PDS, on the right side the one which was infiltrated with mock</w:t>
      </w:r>
    </w:p>
    <w:p w14:paraId="243720B1" w14:textId="77777777" w:rsidR="00FB2B21" w:rsidRDefault="00FB2B21" w:rsidP="00FB2B21">
      <w:pPr>
        <w:pStyle w:val="NoSpacing"/>
        <w:keepNext/>
      </w:pPr>
      <w:r>
        <w:rPr>
          <w:noProof/>
          <w:lang w:eastAsia="de-CH"/>
        </w:rPr>
        <w:lastRenderedPageBreak/>
        <w:drawing>
          <wp:inline distT="0" distB="0" distL="0" distR="0" wp14:anchorId="3C64CFE5" wp14:editId="0288574A">
            <wp:extent cx="2949575" cy="2668905"/>
            <wp:effectExtent l="0" t="0" r="317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8">
                      <a:extLst>
                        <a:ext uri="{28A0092B-C50C-407E-A947-70E740481C1C}">
                          <a14:useLocalDpi xmlns:a14="http://schemas.microsoft.com/office/drawing/2010/main" val="0"/>
                        </a:ext>
                      </a:extLst>
                    </a:blip>
                    <a:srcRect l="24213" t="29543" r="20882" b="33118"/>
                    <a:stretch>
                      <a:fillRect/>
                    </a:stretch>
                  </pic:blipFill>
                  <pic:spPr bwMode="auto">
                    <a:xfrm>
                      <a:off x="0" y="0"/>
                      <a:ext cx="2949575" cy="2668905"/>
                    </a:xfrm>
                    <a:prstGeom prst="rect">
                      <a:avLst/>
                    </a:prstGeom>
                    <a:noFill/>
                    <a:ln>
                      <a:noFill/>
                    </a:ln>
                  </pic:spPr>
                </pic:pic>
              </a:graphicData>
            </a:graphic>
          </wp:inline>
        </w:drawing>
      </w:r>
    </w:p>
    <w:p w14:paraId="71EDE0E4" w14:textId="77777777" w:rsidR="00FB2B21" w:rsidRPr="00FB2B21" w:rsidRDefault="00FB2B21" w:rsidP="00FB2B21">
      <w:pPr>
        <w:pStyle w:val="Caption"/>
        <w:rPr>
          <w:i w:val="0"/>
          <w:noProof/>
          <w:color w:val="auto"/>
          <w:lang w:val="en-US"/>
        </w:rPr>
      </w:pPr>
      <w:r w:rsidRPr="00FB2B21">
        <w:rPr>
          <w:i w:val="0"/>
          <w:color w:val="auto"/>
          <w:lang w:val="en-US"/>
        </w:rPr>
        <w:t>Figure</w:t>
      </w:r>
      <w:r w:rsidR="0048045A">
        <w:rPr>
          <w:i w:val="0"/>
          <w:color w:val="auto"/>
          <w:lang w:val="en-US"/>
        </w:rPr>
        <w:t xml:space="preserve"> 9</w:t>
      </w:r>
      <w:r w:rsidRPr="00FB2B21">
        <w:rPr>
          <w:i w:val="0"/>
          <w:color w:val="auto"/>
          <w:lang w:val="en-US"/>
        </w:rPr>
        <w:t>: GFP-expressing plant, which was infiltrated with the Agro-</w:t>
      </w:r>
      <w:proofErr w:type="spellStart"/>
      <w:r w:rsidRPr="00FB2B21">
        <w:rPr>
          <w:i w:val="0"/>
          <w:color w:val="auto"/>
          <w:lang w:val="en-US"/>
        </w:rPr>
        <w:t>gffg</w:t>
      </w:r>
      <w:proofErr w:type="spellEnd"/>
      <w:r w:rsidRPr="00FB2B21">
        <w:rPr>
          <w:i w:val="0"/>
          <w:color w:val="auto"/>
          <w:lang w:val="en-US"/>
        </w:rPr>
        <w:t xml:space="preserve"> suspension</w:t>
      </w:r>
    </w:p>
    <w:p w14:paraId="4DD98CAE" w14:textId="77777777" w:rsidR="00FB2B21" w:rsidRPr="00FB2B21" w:rsidRDefault="00FB2B21" w:rsidP="00FB2B21">
      <w:pPr>
        <w:pStyle w:val="NoSpacing"/>
        <w:rPr>
          <w:noProof/>
          <w:lang w:val="en-US"/>
        </w:rPr>
      </w:pPr>
    </w:p>
    <w:p w14:paraId="2DF6C0CF" w14:textId="77777777" w:rsidR="00FB2B21" w:rsidRDefault="00FB2B21" w:rsidP="00FB2B21">
      <w:pPr>
        <w:pStyle w:val="NoSpacing"/>
        <w:keepNext/>
      </w:pPr>
      <w:r>
        <w:rPr>
          <w:noProof/>
          <w:lang w:eastAsia="de-CH"/>
        </w:rPr>
        <w:drawing>
          <wp:inline distT="0" distB="0" distL="0" distR="0" wp14:anchorId="43897638" wp14:editId="0B890F00">
            <wp:extent cx="2949575" cy="2716530"/>
            <wp:effectExtent l="0" t="0" r="3175" b="762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19">
                      <a:extLst>
                        <a:ext uri="{28A0092B-C50C-407E-A947-70E740481C1C}">
                          <a14:useLocalDpi xmlns:a14="http://schemas.microsoft.com/office/drawing/2010/main" val="0"/>
                        </a:ext>
                      </a:extLst>
                    </a:blip>
                    <a:srcRect l="24649" t="33636" r="19377" b="27721"/>
                    <a:stretch>
                      <a:fillRect/>
                    </a:stretch>
                  </pic:blipFill>
                  <pic:spPr bwMode="auto">
                    <a:xfrm>
                      <a:off x="0" y="0"/>
                      <a:ext cx="2949575" cy="2716530"/>
                    </a:xfrm>
                    <a:prstGeom prst="rect">
                      <a:avLst/>
                    </a:prstGeom>
                    <a:noFill/>
                    <a:ln>
                      <a:noFill/>
                    </a:ln>
                  </pic:spPr>
                </pic:pic>
              </a:graphicData>
            </a:graphic>
          </wp:inline>
        </w:drawing>
      </w:r>
    </w:p>
    <w:p w14:paraId="6E4F979E" w14:textId="77777777" w:rsidR="00FB2B21" w:rsidRPr="00FB2B21" w:rsidRDefault="00FB2B21" w:rsidP="00FB2B21">
      <w:pPr>
        <w:pStyle w:val="Caption"/>
        <w:rPr>
          <w:i w:val="0"/>
          <w:noProof/>
          <w:color w:val="auto"/>
          <w:lang w:val="en-US"/>
        </w:rPr>
      </w:pPr>
      <w:r w:rsidRPr="00FB2B21">
        <w:rPr>
          <w:i w:val="0"/>
          <w:color w:val="auto"/>
          <w:lang w:val="en-US"/>
        </w:rPr>
        <w:t>Figure</w:t>
      </w:r>
      <w:r w:rsidR="0048045A">
        <w:rPr>
          <w:i w:val="0"/>
          <w:color w:val="auto"/>
          <w:lang w:val="en-US"/>
        </w:rPr>
        <w:t xml:space="preserve"> </w:t>
      </w:r>
      <w:r w:rsidR="0048045A" w:rsidRPr="0048045A">
        <w:rPr>
          <w:i w:val="0"/>
          <w:color w:val="auto"/>
          <w:lang w:val="en-US"/>
        </w:rPr>
        <w:t>10</w:t>
      </w:r>
      <w:r w:rsidRPr="00FB2B21">
        <w:rPr>
          <w:i w:val="0"/>
          <w:color w:val="auto"/>
          <w:lang w:val="en-US"/>
        </w:rPr>
        <w:t>: GFP-expressing plant, which was infiltrated with mock</w:t>
      </w:r>
    </w:p>
    <w:p w14:paraId="7E78811B" w14:textId="77777777" w:rsidR="00FB2B21" w:rsidRPr="00FB2B21" w:rsidRDefault="00FB2B21" w:rsidP="00FB2B21">
      <w:pPr>
        <w:pStyle w:val="NoSpacing"/>
        <w:rPr>
          <w:noProof/>
          <w:lang w:val="en-US"/>
        </w:rPr>
      </w:pPr>
    </w:p>
    <w:p w14:paraId="6FFDDA9F" w14:textId="77777777" w:rsidR="00FB2B21" w:rsidRDefault="00FB2B21" w:rsidP="00FB2B21">
      <w:pPr>
        <w:pStyle w:val="NoSpacing"/>
        <w:keepNext/>
      </w:pPr>
      <w:r>
        <w:rPr>
          <w:noProof/>
          <w:lang w:eastAsia="de-CH"/>
        </w:rPr>
        <w:lastRenderedPageBreak/>
        <w:drawing>
          <wp:inline distT="0" distB="0" distL="0" distR="0" wp14:anchorId="24113683" wp14:editId="43650C51">
            <wp:extent cx="2949575" cy="2563495"/>
            <wp:effectExtent l="0" t="0" r="3175" b="825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0">
                      <a:extLst>
                        <a:ext uri="{28A0092B-C50C-407E-A947-70E740481C1C}">
                          <a14:useLocalDpi xmlns:a14="http://schemas.microsoft.com/office/drawing/2010/main" val="0"/>
                        </a:ext>
                      </a:extLst>
                    </a:blip>
                    <a:srcRect l="24770" t="31104" r="25108" b="36169"/>
                    <a:stretch>
                      <a:fillRect/>
                    </a:stretch>
                  </pic:blipFill>
                  <pic:spPr bwMode="auto">
                    <a:xfrm>
                      <a:off x="0" y="0"/>
                      <a:ext cx="2949575" cy="2563495"/>
                    </a:xfrm>
                    <a:prstGeom prst="rect">
                      <a:avLst/>
                    </a:prstGeom>
                    <a:noFill/>
                    <a:ln>
                      <a:noFill/>
                    </a:ln>
                  </pic:spPr>
                </pic:pic>
              </a:graphicData>
            </a:graphic>
          </wp:inline>
        </w:drawing>
      </w:r>
    </w:p>
    <w:p w14:paraId="78B902AA" w14:textId="77777777" w:rsidR="00FB2B21" w:rsidRPr="00FB2B21" w:rsidRDefault="00FB2B21" w:rsidP="00FB2B21">
      <w:pPr>
        <w:pStyle w:val="Caption"/>
        <w:rPr>
          <w:i w:val="0"/>
          <w:noProof/>
          <w:color w:val="auto"/>
          <w:lang w:val="en-US"/>
        </w:rPr>
      </w:pPr>
      <w:r w:rsidRPr="00FB2B21">
        <w:rPr>
          <w:i w:val="0"/>
          <w:color w:val="auto"/>
          <w:lang w:val="en-US"/>
        </w:rPr>
        <w:t>Figure</w:t>
      </w:r>
      <w:r w:rsidR="0048045A">
        <w:rPr>
          <w:i w:val="0"/>
          <w:color w:val="auto"/>
          <w:lang w:val="en-US"/>
        </w:rPr>
        <w:t xml:space="preserve"> </w:t>
      </w:r>
      <w:r w:rsidR="0048045A" w:rsidRPr="0048045A">
        <w:rPr>
          <w:i w:val="0"/>
          <w:color w:val="auto"/>
          <w:lang w:val="en-US"/>
        </w:rPr>
        <w:t>11</w:t>
      </w:r>
      <w:r w:rsidRPr="00FB2B21">
        <w:rPr>
          <w:i w:val="0"/>
          <w:color w:val="auto"/>
          <w:lang w:val="en-US"/>
        </w:rPr>
        <w:t>: WT plant as control for the observation of fluorescence</w:t>
      </w:r>
    </w:p>
    <w:p w14:paraId="6CA82C2A" w14:textId="77777777" w:rsidR="00FB2B21" w:rsidRPr="002D71CE" w:rsidRDefault="00FB2B21" w:rsidP="002D71CE">
      <w:pPr>
        <w:rPr>
          <w:rFonts w:asciiTheme="majorHAnsi" w:eastAsiaTheme="majorEastAsia" w:hAnsiTheme="majorHAnsi" w:cstheme="majorBidi"/>
          <w:color w:val="2F5496" w:themeColor="accent1" w:themeShade="BF"/>
          <w:sz w:val="32"/>
          <w:szCs w:val="32"/>
          <w:lang w:val="en-US"/>
        </w:rPr>
      </w:pPr>
      <w:r w:rsidRPr="002D71CE">
        <w:rPr>
          <w:rFonts w:asciiTheme="majorHAnsi" w:eastAsiaTheme="majorEastAsia" w:hAnsiTheme="majorHAnsi" w:cstheme="majorBidi"/>
          <w:color w:val="2F5496" w:themeColor="accent1" w:themeShade="BF"/>
          <w:sz w:val="32"/>
          <w:szCs w:val="32"/>
          <w:lang w:val="en-US"/>
        </w:rPr>
        <w:t>Discussion</w:t>
      </w:r>
    </w:p>
    <w:p w14:paraId="0AB34391"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An explanation for the low optical density without dilution is, that the removed half of the solution of MgCl</w:t>
      </w:r>
      <w:r w:rsidRPr="00FB2B21">
        <w:rPr>
          <w:rFonts w:ascii="Arial" w:hAnsi="Arial" w:cs="Arial"/>
          <w:sz w:val="24"/>
          <w:vertAlign w:val="subscript"/>
          <w:lang w:val="en-US"/>
        </w:rPr>
        <w:t>2</w:t>
      </w:r>
      <w:r w:rsidRPr="00FB2B21">
        <w:rPr>
          <w:rFonts w:ascii="Arial" w:hAnsi="Arial" w:cs="Arial"/>
          <w:sz w:val="24"/>
          <w:lang w:val="en-US"/>
        </w:rPr>
        <w:t xml:space="preserve"> (see methods) already contained some </w:t>
      </w:r>
      <w:bookmarkStart w:id="268" w:name="_GoBack"/>
      <w:proofErr w:type="spellStart"/>
      <w:r w:rsidRPr="002972B9">
        <w:rPr>
          <w:rFonts w:ascii="Arial" w:hAnsi="Arial" w:cs="Arial"/>
          <w:color w:val="FF0000"/>
          <w:sz w:val="24"/>
          <w:lang w:val="en-US"/>
          <w:rPrChange w:id="269" w:author="Pfister  Barbara" w:date="2018-03-07T13:46:00Z">
            <w:rPr>
              <w:rFonts w:ascii="Arial" w:hAnsi="Arial" w:cs="Arial"/>
              <w:sz w:val="24"/>
              <w:lang w:val="en-US"/>
            </w:rPr>
          </w:rPrChange>
        </w:rPr>
        <w:t>Agrobacteriums</w:t>
      </w:r>
      <w:bookmarkEnd w:id="268"/>
      <w:proofErr w:type="spellEnd"/>
      <w:r w:rsidRPr="00FB2B21">
        <w:rPr>
          <w:rFonts w:ascii="Arial" w:hAnsi="Arial" w:cs="Arial"/>
          <w:sz w:val="24"/>
          <w:lang w:val="en-US"/>
        </w:rPr>
        <w:t>, which afterwards were lost. Another explanation is, that the original culture simply had not a higher optical density.</w:t>
      </w:r>
    </w:p>
    <w:p w14:paraId="1A33D257" w14:textId="77777777" w:rsidR="00FB2B21" w:rsidRPr="00FB2B21" w:rsidRDefault="00FB2B21" w:rsidP="00FB2B21">
      <w:pPr>
        <w:pStyle w:val="NoSpacing"/>
        <w:rPr>
          <w:rFonts w:ascii="Arial" w:hAnsi="Arial" w:cs="Arial"/>
          <w:sz w:val="24"/>
          <w:lang w:val="en-US"/>
        </w:rPr>
      </w:pPr>
    </w:p>
    <w:p w14:paraId="51192414" w14:textId="77777777" w:rsidR="00FB2B21" w:rsidRPr="00FB2B21" w:rsidRDefault="00FB2B21" w:rsidP="00FB2B21">
      <w:pPr>
        <w:pStyle w:val="NoSpacing"/>
        <w:rPr>
          <w:rFonts w:ascii="Arial" w:hAnsi="Arial" w:cs="Arial"/>
          <w:sz w:val="24"/>
          <w:lang w:val="en-US"/>
        </w:rPr>
      </w:pPr>
      <w:r w:rsidRPr="00FB2B21">
        <w:rPr>
          <w:rFonts w:ascii="Arial" w:hAnsi="Arial" w:cs="Arial"/>
          <w:sz w:val="24"/>
          <w:lang w:val="en-US"/>
        </w:rPr>
        <w:t>The gene silencing of the GFP plants was successful, because at the places where the Agro-</w:t>
      </w:r>
      <w:proofErr w:type="spellStart"/>
      <w:r w:rsidRPr="00FB2B21">
        <w:rPr>
          <w:rFonts w:ascii="Arial" w:hAnsi="Arial" w:cs="Arial"/>
          <w:sz w:val="24"/>
          <w:lang w:val="en-US"/>
        </w:rPr>
        <w:t>gffg</w:t>
      </w:r>
      <w:proofErr w:type="spellEnd"/>
      <w:r w:rsidRPr="00FB2B21">
        <w:rPr>
          <w:rFonts w:ascii="Arial" w:hAnsi="Arial" w:cs="Arial"/>
          <w:sz w:val="24"/>
          <w:lang w:val="en-US"/>
        </w:rPr>
        <w:t xml:space="preserve"> suspension was infiltrated, the green florescence of the GFP was absent. Another important observation is, that a WT plant is under UV-Light totally red. </w:t>
      </w:r>
      <w:commentRangeStart w:id="270"/>
      <w:r w:rsidRPr="00FB2B21">
        <w:rPr>
          <w:rFonts w:ascii="Arial" w:hAnsi="Arial" w:cs="Arial"/>
          <w:sz w:val="24"/>
          <w:lang w:val="en-US"/>
        </w:rPr>
        <w:t xml:space="preserve">That </w:t>
      </w:r>
      <w:proofErr w:type="gramStart"/>
      <w:r w:rsidRPr="00FB2B21">
        <w:rPr>
          <w:rFonts w:ascii="Arial" w:hAnsi="Arial" w:cs="Arial"/>
          <w:sz w:val="24"/>
          <w:lang w:val="en-US"/>
        </w:rPr>
        <w:t>means</w:t>
      </w:r>
      <w:commentRangeEnd w:id="270"/>
      <w:r w:rsidR="0055168C">
        <w:rPr>
          <w:rStyle w:val="CommentReference"/>
        </w:rPr>
        <w:commentReference w:id="270"/>
      </w:r>
      <w:r w:rsidRPr="00FB2B21">
        <w:rPr>
          <w:rFonts w:ascii="Arial" w:hAnsi="Arial" w:cs="Arial"/>
          <w:sz w:val="24"/>
          <w:lang w:val="en-US"/>
        </w:rPr>
        <w:t>,</w:t>
      </w:r>
      <w:proofErr w:type="gramEnd"/>
      <w:r w:rsidRPr="00FB2B21">
        <w:rPr>
          <w:rFonts w:ascii="Arial" w:hAnsi="Arial" w:cs="Arial"/>
          <w:sz w:val="24"/>
          <w:lang w:val="en-US"/>
        </w:rPr>
        <w:t xml:space="preserve"> that the highest amount of GFP in the GFP-expressing plants is produced in the stem but also in a smaller amount in the leaves. When the gene </w:t>
      </w:r>
      <w:proofErr w:type="gramStart"/>
      <w:r w:rsidRPr="00FB2B21">
        <w:rPr>
          <w:rFonts w:ascii="Arial" w:hAnsi="Arial" w:cs="Arial"/>
          <w:sz w:val="24"/>
          <w:lang w:val="en-US"/>
        </w:rPr>
        <w:t>is locally silenced</w:t>
      </w:r>
      <w:proofErr w:type="gramEnd"/>
      <w:r w:rsidRPr="00FB2B21">
        <w:rPr>
          <w:rFonts w:ascii="Arial" w:hAnsi="Arial" w:cs="Arial"/>
          <w:sz w:val="24"/>
          <w:lang w:val="en-US"/>
        </w:rPr>
        <w:t xml:space="preserve">, the silenced place appears in the </w:t>
      </w:r>
      <w:commentRangeStart w:id="271"/>
      <w:r w:rsidRPr="00FB2B21">
        <w:rPr>
          <w:rFonts w:ascii="Arial" w:hAnsi="Arial" w:cs="Arial"/>
          <w:sz w:val="24"/>
          <w:lang w:val="en-US"/>
        </w:rPr>
        <w:t xml:space="preserve">same </w:t>
      </w:r>
      <w:proofErr w:type="spellStart"/>
      <w:r w:rsidRPr="00FB2B21">
        <w:rPr>
          <w:rFonts w:ascii="Arial" w:hAnsi="Arial" w:cs="Arial"/>
          <w:sz w:val="24"/>
          <w:lang w:val="en-US"/>
        </w:rPr>
        <w:t>colour</w:t>
      </w:r>
      <w:proofErr w:type="spellEnd"/>
      <w:r w:rsidRPr="00FB2B21">
        <w:rPr>
          <w:rFonts w:ascii="Arial" w:hAnsi="Arial" w:cs="Arial"/>
          <w:sz w:val="24"/>
          <w:lang w:val="en-US"/>
        </w:rPr>
        <w:t xml:space="preserve"> as the WT plant</w:t>
      </w:r>
      <w:commentRangeEnd w:id="271"/>
      <w:r w:rsidR="0055168C">
        <w:rPr>
          <w:rStyle w:val="CommentReference"/>
        </w:rPr>
        <w:commentReference w:id="271"/>
      </w:r>
      <w:r w:rsidRPr="00FB2B21">
        <w:rPr>
          <w:rFonts w:ascii="Arial" w:hAnsi="Arial" w:cs="Arial"/>
          <w:sz w:val="24"/>
          <w:lang w:val="en-US"/>
        </w:rPr>
        <w:t>.</w:t>
      </w:r>
    </w:p>
    <w:p w14:paraId="4C89F040" w14:textId="77777777" w:rsidR="00FB2B21" w:rsidRPr="00FB2B21" w:rsidRDefault="00FB2B21" w:rsidP="00FB2B21">
      <w:pPr>
        <w:pStyle w:val="NoSpacing"/>
        <w:rPr>
          <w:rFonts w:ascii="Arial" w:hAnsi="Arial" w:cs="Arial"/>
          <w:sz w:val="24"/>
          <w:lang w:val="en-US"/>
        </w:rPr>
      </w:pPr>
    </w:p>
    <w:p w14:paraId="62D2B10C" w14:textId="11DA4C54" w:rsidR="00FB2B21" w:rsidRPr="00FB2B21" w:rsidRDefault="00FB2B21" w:rsidP="00FB2B21">
      <w:pPr>
        <w:pStyle w:val="NoSpacing"/>
        <w:rPr>
          <w:rFonts w:ascii="Arial" w:hAnsi="Arial" w:cs="Arial"/>
          <w:sz w:val="24"/>
          <w:lang w:val="en-US"/>
        </w:rPr>
      </w:pPr>
      <w:r w:rsidRPr="00FB2B21">
        <w:rPr>
          <w:rFonts w:ascii="Arial" w:hAnsi="Arial" w:cs="Arial"/>
          <w:sz w:val="24"/>
          <w:lang w:val="en-US"/>
        </w:rPr>
        <w:t xml:space="preserve">The gene silencing of the WT plants was also successful, </w:t>
      </w:r>
      <w:ins w:id="272" w:author="Pfister  Barbara" w:date="2018-03-07T12:57:00Z">
        <w:r w:rsidR="0055168C">
          <w:rPr>
            <w:rFonts w:ascii="Arial" w:hAnsi="Arial" w:cs="Arial"/>
            <w:sz w:val="24"/>
            <w:lang w:val="en-US"/>
          </w:rPr>
          <w:t xml:space="preserve">as shown by </w:t>
        </w:r>
      </w:ins>
      <w:del w:id="273" w:author="Pfister  Barbara" w:date="2018-03-07T12:57:00Z">
        <w:r w:rsidRPr="00FB2B21" w:rsidDel="0055168C">
          <w:rPr>
            <w:rFonts w:ascii="Arial" w:hAnsi="Arial" w:cs="Arial"/>
            <w:sz w:val="24"/>
            <w:lang w:val="en-US"/>
          </w:rPr>
          <w:delText xml:space="preserve">this can be seen at </w:delText>
        </w:r>
      </w:del>
      <w:r w:rsidRPr="00FB2B21">
        <w:rPr>
          <w:rFonts w:ascii="Arial" w:hAnsi="Arial" w:cs="Arial"/>
          <w:sz w:val="24"/>
          <w:lang w:val="en-US"/>
        </w:rPr>
        <w:t xml:space="preserve">the emerged bleached </w:t>
      </w:r>
      <w:ins w:id="274" w:author="Pfister  Barbara" w:date="2018-03-07T12:57:00Z">
        <w:r w:rsidR="0055168C">
          <w:rPr>
            <w:rFonts w:ascii="Arial" w:hAnsi="Arial" w:cs="Arial"/>
            <w:sz w:val="24"/>
            <w:lang w:val="en-US"/>
          </w:rPr>
          <w:t>areas in the leaves</w:t>
        </w:r>
      </w:ins>
      <w:del w:id="275" w:author="Pfister  Barbara" w:date="2018-03-07T12:57:00Z">
        <w:r w:rsidRPr="00FB2B21" w:rsidDel="0055168C">
          <w:rPr>
            <w:rFonts w:ascii="Arial" w:hAnsi="Arial" w:cs="Arial"/>
            <w:sz w:val="24"/>
            <w:lang w:val="en-US"/>
          </w:rPr>
          <w:delText>places</w:delText>
        </w:r>
      </w:del>
      <w:r w:rsidRPr="00FB2B21">
        <w:rPr>
          <w:rFonts w:ascii="Arial" w:hAnsi="Arial" w:cs="Arial"/>
          <w:sz w:val="24"/>
          <w:lang w:val="en-US"/>
        </w:rPr>
        <w:t>.</w:t>
      </w:r>
    </w:p>
    <w:p w14:paraId="47DF057B" w14:textId="77777777" w:rsidR="00FB2B21" w:rsidRPr="00FB2B21" w:rsidRDefault="00FB2B21" w:rsidP="00B8511A">
      <w:pPr>
        <w:pStyle w:val="NoSpacing"/>
        <w:rPr>
          <w:rFonts w:ascii="Arial" w:hAnsi="Arial" w:cs="Arial"/>
          <w:sz w:val="24"/>
          <w:lang w:val="en-US"/>
        </w:rPr>
      </w:pPr>
    </w:p>
    <w:p w14:paraId="51E21DA5" w14:textId="77777777" w:rsidR="009967F9" w:rsidRPr="00B8511A" w:rsidRDefault="00B8511A" w:rsidP="009967F9">
      <w:pPr>
        <w:pStyle w:val="Heading1"/>
        <w:rPr>
          <w:sz w:val="36"/>
          <w:lang w:val="en-US"/>
        </w:rPr>
      </w:pPr>
      <w:r w:rsidRPr="00B8511A">
        <w:rPr>
          <w:sz w:val="36"/>
          <w:lang w:val="en-US"/>
        </w:rPr>
        <w:t>Experiment C31 day 2:</w:t>
      </w:r>
      <w:r w:rsidRPr="00B8511A">
        <w:rPr>
          <w:rFonts w:cstheme="minorHAnsi"/>
          <w:b/>
          <w:szCs w:val="28"/>
          <w:lang w:val="en-US"/>
        </w:rPr>
        <w:t xml:space="preserve"> </w:t>
      </w:r>
      <w:r w:rsidR="009967F9" w:rsidRPr="00B8511A">
        <w:rPr>
          <w:sz w:val="36"/>
          <w:lang w:val="en-US"/>
        </w:rPr>
        <w:t>Molecular biology of systemic gene silencing</w:t>
      </w:r>
    </w:p>
    <w:p w14:paraId="6A98143D" w14:textId="77777777" w:rsidR="009967F9" w:rsidRDefault="009967F9" w:rsidP="009967F9">
      <w:pPr>
        <w:rPr>
          <w:lang w:val="en-US"/>
        </w:rPr>
      </w:pPr>
    </w:p>
    <w:p w14:paraId="674D4512" w14:textId="77777777" w:rsidR="009967F9" w:rsidRPr="00624382" w:rsidRDefault="009967F9" w:rsidP="009967F9">
      <w:pPr>
        <w:rPr>
          <w:rFonts w:asciiTheme="majorHAnsi" w:eastAsiaTheme="majorEastAsia" w:hAnsiTheme="majorHAnsi" w:cstheme="majorBidi"/>
          <w:color w:val="2F5496" w:themeColor="accent1" w:themeShade="BF"/>
          <w:sz w:val="32"/>
          <w:szCs w:val="32"/>
          <w:vertAlign w:val="superscript"/>
          <w:lang w:val="en-US"/>
        </w:rPr>
      </w:pPr>
      <w:proofErr w:type="gramStart"/>
      <w:r w:rsidRPr="00B8511A">
        <w:rPr>
          <w:rFonts w:asciiTheme="majorHAnsi" w:eastAsiaTheme="majorEastAsia" w:hAnsiTheme="majorHAnsi" w:cstheme="majorBidi"/>
          <w:color w:val="2F5496" w:themeColor="accent1" w:themeShade="BF"/>
          <w:sz w:val="32"/>
          <w:szCs w:val="32"/>
          <w:lang w:val="en-US"/>
        </w:rPr>
        <w:t>Introduction</w:t>
      </w:r>
      <w:r w:rsidR="00624382">
        <w:rPr>
          <w:rFonts w:asciiTheme="majorHAnsi" w:eastAsiaTheme="majorEastAsia" w:hAnsiTheme="majorHAnsi" w:cstheme="majorBidi"/>
          <w:color w:val="2F5496" w:themeColor="accent1" w:themeShade="BF"/>
          <w:sz w:val="32"/>
          <w:szCs w:val="32"/>
          <w:vertAlign w:val="superscript"/>
          <w:lang w:val="en-US"/>
        </w:rPr>
        <w:t>[</w:t>
      </w:r>
      <w:proofErr w:type="gramEnd"/>
      <w:r w:rsidR="00C47737">
        <w:rPr>
          <w:rFonts w:asciiTheme="majorHAnsi" w:eastAsiaTheme="majorEastAsia" w:hAnsiTheme="majorHAnsi" w:cstheme="majorBidi"/>
          <w:color w:val="2F5496" w:themeColor="accent1" w:themeShade="BF"/>
          <w:sz w:val="32"/>
          <w:szCs w:val="32"/>
          <w:vertAlign w:val="superscript"/>
          <w:lang w:val="en-US"/>
        </w:rPr>
        <w:t>1</w:t>
      </w:r>
      <w:r w:rsidR="00DD028C">
        <w:rPr>
          <w:rFonts w:asciiTheme="majorHAnsi" w:eastAsiaTheme="majorEastAsia" w:hAnsiTheme="majorHAnsi" w:cstheme="majorBidi"/>
          <w:color w:val="2F5496" w:themeColor="accent1" w:themeShade="BF"/>
          <w:sz w:val="32"/>
          <w:szCs w:val="32"/>
          <w:vertAlign w:val="superscript"/>
          <w:lang w:val="en-US"/>
        </w:rPr>
        <w:t>1</w:t>
      </w:r>
      <w:r w:rsidR="00624382">
        <w:rPr>
          <w:rFonts w:asciiTheme="majorHAnsi" w:eastAsiaTheme="majorEastAsia" w:hAnsiTheme="majorHAnsi" w:cstheme="majorBidi"/>
          <w:color w:val="2F5496" w:themeColor="accent1" w:themeShade="BF"/>
          <w:sz w:val="32"/>
          <w:szCs w:val="32"/>
          <w:vertAlign w:val="superscript"/>
          <w:lang w:val="en-US"/>
        </w:rPr>
        <w:t>]</w:t>
      </w:r>
    </w:p>
    <w:p w14:paraId="1A5FA65F" w14:textId="03BF600F" w:rsidR="009E0118" w:rsidRPr="005500E3" w:rsidRDefault="00445BD8" w:rsidP="009E0118">
      <w:pPr>
        <w:rPr>
          <w:rFonts w:ascii="Arial" w:hAnsi="Arial" w:cs="Arial"/>
          <w:color w:val="FF0000"/>
          <w:sz w:val="24"/>
          <w:lang w:val="en-US"/>
        </w:rPr>
      </w:pPr>
      <w:r w:rsidRPr="005500E3">
        <w:rPr>
          <w:noProof/>
          <w:sz w:val="24"/>
          <w:lang w:eastAsia="de-CH"/>
        </w:rPr>
        <mc:AlternateContent>
          <mc:Choice Requires="wps">
            <w:drawing>
              <wp:anchor distT="0" distB="0" distL="114300" distR="114300" simplePos="0" relativeHeight="251660288" behindDoc="0" locked="0" layoutInCell="1" allowOverlap="1" wp14:anchorId="16965945" wp14:editId="20EB5761">
                <wp:simplePos x="0" y="0"/>
                <wp:positionH relativeFrom="column">
                  <wp:posOffset>4318635</wp:posOffset>
                </wp:positionH>
                <wp:positionV relativeFrom="paragraph">
                  <wp:posOffset>1380490</wp:posOffset>
                </wp:positionV>
                <wp:extent cx="1755140" cy="635"/>
                <wp:effectExtent l="0" t="0" r="0" b="0"/>
                <wp:wrapSquare wrapText="bothSides"/>
                <wp:docPr id="2" name="Textfeld 2"/>
                <wp:cNvGraphicFramePr/>
                <a:graphic xmlns:a="http://schemas.openxmlformats.org/drawingml/2006/main">
                  <a:graphicData uri="http://schemas.microsoft.com/office/word/2010/wordprocessingShape">
                    <wps:wsp>
                      <wps:cNvSpPr txBox="1"/>
                      <wps:spPr>
                        <a:xfrm>
                          <a:off x="0" y="0"/>
                          <a:ext cx="1755140" cy="635"/>
                        </a:xfrm>
                        <a:prstGeom prst="rect">
                          <a:avLst/>
                        </a:prstGeom>
                        <a:solidFill>
                          <a:prstClr val="white"/>
                        </a:solidFill>
                        <a:ln>
                          <a:noFill/>
                        </a:ln>
                      </wps:spPr>
                      <wps:txbx>
                        <w:txbxContent>
                          <w:p w14:paraId="479DF645" w14:textId="348ABC68" w:rsidR="00043B71" w:rsidRPr="00445BD8" w:rsidRDefault="00043B71" w:rsidP="00445BD8">
                            <w:pPr>
                              <w:pStyle w:val="Caption"/>
                              <w:rPr>
                                <w:noProof/>
                                <w:lang w:val="en-US"/>
                              </w:rPr>
                            </w:pPr>
                            <w:r w:rsidRPr="00445BD8">
                              <w:rPr>
                                <w:lang w:val="en-US"/>
                              </w:rPr>
                              <w:t xml:space="preserve">Figure </w:t>
                            </w:r>
                            <w:r>
                              <w:fldChar w:fldCharType="begin"/>
                            </w:r>
                            <w:r w:rsidRPr="00445BD8">
                              <w:rPr>
                                <w:lang w:val="en-US"/>
                              </w:rPr>
                              <w:instrText xml:space="preserve"> SEQ Figure \* ARABIC </w:instrText>
                            </w:r>
                            <w:r>
                              <w:fldChar w:fldCharType="separate"/>
                            </w:r>
                            <w:r>
                              <w:rPr>
                                <w:noProof/>
                                <w:lang w:val="en-US"/>
                              </w:rPr>
                              <w:t>1</w:t>
                            </w:r>
                            <w:r>
                              <w:fldChar w:fldCharType="end"/>
                            </w:r>
                            <w:r w:rsidRPr="0048045A">
                              <w:rPr>
                                <w:lang w:val="en-US"/>
                              </w:rPr>
                              <w:t>2</w:t>
                            </w:r>
                            <w:r w:rsidRPr="00445BD8">
                              <w:rPr>
                                <w:lang w:val="en-US"/>
                              </w:rPr>
                              <w:t xml:space="preserve">: </w:t>
                            </w:r>
                            <w:del w:id="276" w:author="Pfister  Barbara" w:date="2018-03-07T12:53:00Z">
                              <w:r w:rsidRPr="00445BD8" w:rsidDel="0055168C">
                                <w:rPr>
                                  <w:lang w:val="en-US"/>
                                </w:rPr>
                                <w:delText>Figure</w:delText>
                              </w:r>
                              <w:r w:rsidDel="0055168C">
                                <w:rPr>
                                  <w:lang w:val="en-US"/>
                                </w:rPr>
                                <w:delText xml:space="preserve"> 12</w:delText>
                              </w:r>
                              <w:r w:rsidRPr="00445BD8" w:rsidDel="0055168C">
                                <w:rPr>
                                  <w:lang w:val="en-US"/>
                                </w:rPr>
                                <w:delText xml:space="preserve"> shows t</w:delText>
                              </w:r>
                            </w:del>
                            <w:ins w:id="277" w:author="Pfister  Barbara" w:date="2018-03-07T12:53:00Z">
                              <w:r w:rsidR="0055168C">
                                <w:rPr>
                                  <w:lang w:val="en-US"/>
                                </w:rPr>
                                <w:t>T</w:t>
                              </w:r>
                            </w:ins>
                            <w:r w:rsidRPr="00445BD8">
                              <w:rPr>
                                <w:lang w:val="en-US"/>
                              </w:rPr>
                              <w:t>he s</w:t>
                            </w:r>
                            <w:r>
                              <w:rPr>
                                <w:lang w:val="en-US"/>
                              </w:rPr>
                              <w:t xml:space="preserve">tructure of GFP.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965945" id="Textfeld 2" o:spid="_x0000_s1031" type="#_x0000_t202" style="position:absolute;margin-left:340.05pt;margin-top:108.7pt;width:13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" stroked="f">
                <v:textbox style="mso-fit-shape-to-text:t" inset="0,0,0,0">
                  <w:txbxContent>
                    <w:p w14:paraId="479DF645" w14:textId="348ABC68" w:rsidR="00043B71" w:rsidRPr="00445BD8" w:rsidRDefault="00043B71" w:rsidP="00445BD8">
                      <w:pPr>
                        <w:pStyle w:val="Caption"/>
                        <w:rPr>
                          <w:noProof/>
                          <w:lang w:val="en-US"/>
                        </w:rPr>
                      </w:pPr>
                      <w:r w:rsidRPr="00445BD8">
                        <w:rPr>
                          <w:lang w:val="en-US"/>
                        </w:rPr>
                        <w:t xml:space="preserve">Figure </w:t>
                      </w:r>
                      <w:r>
                        <w:fldChar w:fldCharType="begin"/>
                      </w:r>
                      <w:r w:rsidRPr="00445BD8">
                        <w:rPr>
                          <w:lang w:val="en-US"/>
                        </w:rPr>
                        <w:instrText xml:space="preserve"> SEQ Figure \* ARABIC </w:instrText>
                      </w:r>
                      <w:r>
                        <w:fldChar w:fldCharType="separate"/>
                      </w:r>
                      <w:r>
                        <w:rPr>
                          <w:noProof/>
                          <w:lang w:val="en-US"/>
                        </w:rPr>
                        <w:t>1</w:t>
                      </w:r>
                      <w:r>
                        <w:fldChar w:fldCharType="end"/>
                      </w:r>
                      <w:r w:rsidRPr="0048045A">
                        <w:rPr>
                          <w:lang w:val="en-US"/>
                        </w:rPr>
                        <w:t>2</w:t>
                      </w:r>
                      <w:r w:rsidRPr="00445BD8">
                        <w:rPr>
                          <w:lang w:val="en-US"/>
                        </w:rPr>
                        <w:t xml:space="preserve">: </w:t>
                      </w:r>
                      <w:del w:id="278" w:author="Pfister  Barbara" w:date="2018-03-07T12:53:00Z">
                        <w:r w:rsidRPr="00445BD8" w:rsidDel="0055168C">
                          <w:rPr>
                            <w:lang w:val="en-US"/>
                          </w:rPr>
                          <w:delText>Figure</w:delText>
                        </w:r>
                        <w:r w:rsidDel="0055168C">
                          <w:rPr>
                            <w:lang w:val="en-US"/>
                          </w:rPr>
                          <w:delText xml:space="preserve"> 12</w:delText>
                        </w:r>
                        <w:r w:rsidRPr="00445BD8" w:rsidDel="0055168C">
                          <w:rPr>
                            <w:lang w:val="en-US"/>
                          </w:rPr>
                          <w:delText xml:space="preserve"> shows t</w:delText>
                        </w:r>
                      </w:del>
                      <w:ins w:id="279" w:author="Pfister  Barbara" w:date="2018-03-07T12:53:00Z">
                        <w:r w:rsidR="0055168C">
                          <w:rPr>
                            <w:lang w:val="en-US"/>
                          </w:rPr>
                          <w:t>T</w:t>
                        </w:r>
                      </w:ins>
                      <w:r w:rsidRPr="00445BD8">
                        <w:rPr>
                          <w:lang w:val="en-US"/>
                        </w:rPr>
                        <w:t>he s</w:t>
                      </w:r>
                      <w:r>
                        <w:rPr>
                          <w:lang w:val="en-US"/>
                        </w:rPr>
                        <w:t xml:space="preserve">tructure of GFP. </w:t>
                      </w:r>
                    </w:p>
                  </w:txbxContent>
                </v:textbox>
                <w10:wrap type="square"/>
              </v:shape>
            </w:pict>
          </mc:Fallback>
        </mc:AlternateContent>
      </w:r>
      <w:r w:rsidRPr="005500E3">
        <w:rPr>
          <w:noProof/>
          <w:sz w:val="24"/>
          <w:lang w:eastAsia="de-CH"/>
        </w:rPr>
        <w:drawing>
          <wp:anchor distT="0" distB="0" distL="114300" distR="114300" simplePos="0" relativeHeight="251658240" behindDoc="0" locked="0" layoutInCell="1" allowOverlap="1" wp14:anchorId="7F83D743" wp14:editId="7FE619ED">
            <wp:simplePos x="0" y="0"/>
            <wp:positionH relativeFrom="column">
              <wp:posOffset>4318635</wp:posOffset>
            </wp:positionH>
            <wp:positionV relativeFrom="paragraph">
              <wp:posOffset>6985</wp:posOffset>
            </wp:positionV>
            <wp:extent cx="1755140" cy="1316355"/>
            <wp:effectExtent l="0" t="0" r="0" b="0"/>
            <wp:wrapSquare wrapText="bothSides"/>
            <wp:docPr id="1" name="Grafik 1" descr="PDB 1ema EB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DB 1ema EBI.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55140" cy="1316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F5E58" w:rsidRPr="005500E3">
        <w:rPr>
          <w:rFonts w:ascii="Arial" w:hAnsi="Arial" w:cs="Arial"/>
          <w:sz w:val="24"/>
          <w:lang w:val="en-US"/>
        </w:rPr>
        <w:t>The plants</w:t>
      </w:r>
      <w:r w:rsidR="00EF319E" w:rsidRPr="005500E3">
        <w:rPr>
          <w:rFonts w:ascii="Arial" w:hAnsi="Arial" w:cs="Arial"/>
          <w:sz w:val="24"/>
          <w:lang w:val="en-US"/>
        </w:rPr>
        <w:t xml:space="preserve">, which </w:t>
      </w:r>
      <w:r w:rsidR="003A47E3" w:rsidRPr="005500E3">
        <w:rPr>
          <w:rFonts w:ascii="Arial" w:hAnsi="Arial" w:cs="Arial"/>
          <w:sz w:val="24"/>
          <w:lang w:val="en-US"/>
        </w:rPr>
        <w:t>are</w:t>
      </w:r>
      <w:r w:rsidR="00EF319E" w:rsidRPr="005500E3">
        <w:rPr>
          <w:rFonts w:ascii="Arial" w:hAnsi="Arial" w:cs="Arial"/>
          <w:sz w:val="24"/>
          <w:lang w:val="en-US"/>
        </w:rPr>
        <w:t xml:space="preserve"> </w:t>
      </w:r>
      <w:r w:rsidR="006F5E58" w:rsidRPr="005500E3">
        <w:rPr>
          <w:rFonts w:ascii="Arial" w:hAnsi="Arial" w:cs="Arial"/>
          <w:sz w:val="24"/>
          <w:lang w:val="en-US"/>
        </w:rPr>
        <w:t xml:space="preserve">used in this experiment </w:t>
      </w:r>
      <w:r w:rsidR="003A47E3" w:rsidRPr="005500E3">
        <w:rPr>
          <w:rFonts w:ascii="Arial" w:hAnsi="Arial" w:cs="Arial"/>
          <w:sz w:val="24"/>
          <w:lang w:val="en-US"/>
        </w:rPr>
        <w:t>are</w:t>
      </w:r>
      <w:r w:rsidR="00303F1D" w:rsidRPr="005500E3">
        <w:rPr>
          <w:rFonts w:ascii="Arial" w:hAnsi="Arial" w:cs="Arial"/>
          <w:sz w:val="24"/>
          <w:lang w:val="en-US"/>
        </w:rPr>
        <w:t xml:space="preserve"> transgenic plants</w:t>
      </w:r>
      <w:r w:rsidR="00DC1941" w:rsidRPr="005500E3">
        <w:rPr>
          <w:rFonts w:ascii="Arial" w:hAnsi="Arial" w:cs="Arial"/>
          <w:sz w:val="24"/>
          <w:lang w:val="en-US"/>
        </w:rPr>
        <w:t xml:space="preserve"> of the genus </w:t>
      </w:r>
      <w:r w:rsidR="00DC1941" w:rsidRPr="005500E3">
        <w:rPr>
          <w:rFonts w:ascii="Arial" w:hAnsi="Arial" w:cs="Arial"/>
          <w:i/>
          <w:sz w:val="24"/>
          <w:lang w:val="en-US"/>
        </w:rPr>
        <w:t>Nicotiana</w:t>
      </w:r>
      <w:r w:rsidR="00303F1D" w:rsidRPr="005500E3">
        <w:rPr>
          <w:rFonts w:ascii="Arial" w:hAnsi="Arial" w:cs="Arial"/>
          <w:sz w:val="24"/>
          <w:lang w:val="en-US"/>
        </w:rPr>
        <w:t>, which contain the</w:t>
      </w:r>
      <w:r w:rsidRPr="005500E3">
        <w:rPr>
          <w:rFonts w:ascii="Arial" w:hAnsi="Arial" w:cs="Arial"/>
          <w:sz w:val="24"/>
          <w:lang w:val="en-US"/>
        </w:rPr>
        <w:t xml:space="preserve"> </w:t>
      </w:r>
      <w:r w:rsidR="00303F1D" w:rsidRPr="005500E3">
        <w:rPr>
          <w:rFonts w:ascii="Arial" w:hAnsi="Arial" w:cs="Arial"/>
          <w:sz w:val="24"/>
          <w:lang w:val="en-US"/>
        </w:rPr>
        <w:t xml:space="preserve">green </w:t>
      </w:r>
      <w:r w:rsidR="001209C2" w:rsidRPr="005500E3">
        <w:rPr>
          <w:rFonts w:ascii="Arial" w:hAnsi="Arial" w:cs="Arial"/>
          <w:sz w:val="24"/>
          <w:lang w:val="en-US"/>
        </w:rPr>
        <w:t>fluoresc</w:t>
      </w:r>
      <w:r w:rsidRPr="005500E3">
        <w:rPr>
          <w:rFonts w:ascii="Arial" w:hAnsi="Arial" w:cs="Arial"/>
          <w:sz w:val="24"/>
          <w:lang w:val="en-US"/>
        </w:rPr>
        <w:t>ent</w:t>
      </w:r>
      <w:r w:rsidR="00303F1D" w:rsidRPr="005500E3">
        <w:rPr>
          <w:rFonts w:ascii="Arial" w:hAnsi="Arial" w:cs="Arial"/>
          <w:sz w:val="24"/>
          <w:lang w:val="en-US"/>
        </w:rPr>
        <w:t xml:space="preserve"> protein (GFP)</w:t>
      </w:r>
      <w:r w:rsidRPr="005500E3">
        <w:rPr>
          <w:rFonts w:ascii="Arial" w:hAnsi="Arial" w:cs="Arial"/>
          <w:sz w:val="24"/>
          <w:lang w:val="en-US"/>
        </w:rPr>
        <w:t xml:space="preserve"> (see figure </w:t>
      </w:r>
      <w:r w:rsidR="00290C38">
        <w:rPr>
          <w:rFonts w:ascii="Arial" w:hAnsi="Arial" w:cs="Arial"/>
          <w:sz w:val="24"/>
          <w:lang w:val="en-US"/>
        </w:rPr>
        <w:t>12</w:t>
      </w:r>
      <w:r w:rsidRPr="005500E3">
        <w:rPr>
          <w:rFonts w:ascii="Arial" w:hAnsi="Arial" w:cs="Arial"/>
          <w:sz w:val="24"/>
          <w:lang w:val="en-US"/>
        </w:rPr>
        <w:t>)</w:t>
      </w:r>
      <w:r w:rsidR="006F5E58" w:rsidRPr="005500E3">
        <w:rPr>
          <w:rFonts w:ascii="Arial" w:hAnsi="Arial" w:cs="Arial"/>
          <w:sz w:val="24"/>
          <w:lang w:val="en-US"/>
        </w:rPr>
        <w:t xml:space="preserve">. </w:t>
      </w:r>
      <w:r w:rsidR="00FC7F74" w:rsidRPr="005500E3">
        <w:rPr>
          <w:rFonts w:ascii="Arial" w:hAnsi="Arial" w:cs="Arial"/>
          <w:sz w:val="24"/>
          <w:lang w:val="en-US"/>
        </w:rPr>
        <w:t xml:space="preserve">The transgenic plants can be engineered with the help of </w:t>
      </w:r>
      <w:r w:rsidR="00FC7F74" w:rsidRPr="005500E3">
        <w:rPr>
          <w:rFonts w:ascii="Arial" w:hAnsi="Arial" w:cs="Arial"/>
          <w:i/>
          <w:sz w:val="24"/>
          <w:lang w:val="en-US"/>
        </w:rPr>
        <w:t>Agrobacterium tumefaciens.</w:t>
      </w:r>
      <w:r w:rsidR="00FC7F74" w:rsidRPr="005500E3">
        <w:rPr>
          <w:rFonts w:ascii="Arial" w:hAnsi="Arial" w:cs="Arial"/>
          <w:sz w:val="24"/>
          <w:lang w:val="en-US"/>
        </w:rPr>
        <w:t xml:space="preserve"> </w:t>
      </w:r>
      <w:r w:rsidR="008A6B96" w:rsidRPr="005500E3">
        <w:rPr>
          <w:rFonts w:ascii="Arial" w:hAnsi="Arial" w:cs="Arial"/>
          <w:sz w:val="24"/>
          <w:lang w:val="en-US"/>
        </w:rPr>
        <w:t xml:space="preserve">The GFP protein </w:t>
      </w:r>
      <w:del w:id="280" w:author="Pfister  Barbara" w:date="2018-03-07T12:59:00Z">
        <w:r w:rsidR="008A6B96" w:rsidRPr="005500E3" w:rsidDel="0055168C">
          <w:rPr>
            <w:rFonts w:ascii="Arial" w:hAnsi="Arial" w:cs="Arial"/>
            <w:sz w:val="24"/>
            <w:lang w:val="en-US"/>
          </w:rPr>
          <w:delText xml:space="preserve">works </w:delText>
        </w:r>
      </w:del>
      <w:ins w:id="281" w:author="Pfister  Barbara" w:date="2018-03-07T12:59:00Z">
        <w:r w:rsidR="0055168C">
          <w:rPr>
            <w:rFonts w:ascii="Arial" w:hAnsi="Arial" w:cs="Arial"/>
            <w:sz w:val="24"/>
            <w:lang w:val="en-US"/>
          </w:rPr>
          <w:t xml:space="preserve">serves </w:t>
        </w:r>
      </w:ins>
      <w:r w:rsidR="008A6B96" w:rsidRPr="005500E3">
        <w:rPr>
          <w:rFonts w:ascii="Arial" w:hAnsi="Arial" w:cs="Arial"/>
          <w:sz w:val="24"/>
          <w:lang w:val="en-US"/>
        </w:rPr>
        <w:t xml:space="preserve">as a marker, because under UV-light it is easy to distinguish </w:t>
      </w:r>
      <w:proofErr w:type="gramStart"/>
      <w:r w:rsidR="008A6B96" w:rsidRPr="005500E3">
        <w:rPr>
          <w:rFonts w:ascii="Arial" w:hAnsi="Arial" w:cs="Arial"/>
          <w:sz w:val="24"/>
          <w:lang w:val="en-US"/>
        </w:rPr>
        <w:t>plants which</w:t>
      </w:r>
      <w:proofErr w:type="gramEnd"/>
      <w:r w:rsidR="008A6B96" w:rsidRPr="005500E3">
        <w:rPr>
          <w:rFonts w:ascii="Arial" w:hAnsi="Arial" w:cs="Arial"/>
          <w:sz w:val="24"/>
          <w:lang w:val="en-US"/>
        </w:rPr>
        <w:t xml:space="preserve"> express GFP from normal plants</w:t>
      </w:r>
      <w:r w:rsidR="00A47356" w:rsidRPr="005500E3">
        <w:rPr>
          <w:rFonts w:ascii="Arial" w:hAnsi="Arial" w:cs="Arial"/>
          <w:sz w:val="24"/>
          <w:lang w:val="en-US"/>
        </w:rPr>
        <w:t>, there</w:t>
      </w:r>
      <w:ins w:id="282" w:author="Pfister  Barbara" w:date="2018-03-07T12:59:00Z">
        <w:r w:rsidR="0055168C">
          <w:rPr>
            <w:rFonts w:ascii="Arial" w:hAnsi="Arial" w:cs="Arial"/>
            <w:sz w:val="24"/>
            <w:lang w:val="en-US"/>
          </w:rPr>
          <w:t xml:space="preserve">by allowing to test whether </w:t>
        </w:r>
      </w:ins>
      <w:del w:id="283" w:author="Pfister  Barbara" w:date="2018-03-07T12:59:00Z">
        <w:r w:rsidR="00A47356" w:rsidRPr="005500E3" w:rsidDel="0055168C">
          <w:rPr>
            <w:rFonts w:ascii="Arial" w:hAnsi="Arial" w:cs="Arial"/>
            <w:sz w:val="24"/>
            <w:lang w:val="en-US"/>
          </w:rPr>
          <w:delText xml:space="preserve">fore seeing if </w:delText>
        </w:r>
      </w:del>
      <w:r w:rsidR="00A47356" w:rsidRPr="005500E3">
        <w:rPr>
          <w:rFonts w:ascii="Arial" w:hAnsi="Arial" w:cs="Arial"/>
          <w:sz w:val="24"/>
          <w:lang w:val="en-US"/>
        </w:rPr>
        <w:t>the insertion of the GFP gene worked</w:t>
      </w:r>
      <w:r w:rsidR="008A6B96" w:rsidRPr="005500E3">
        <w:rPr>
          <w:rFonts w:ascii="Arial" w:hAnsi="Arial" w:cs="Arial"/>
          <w:sz w:val="24"/>
          <w:lang w:val="en-US"/>
        </w:rPr>
        <w:t xml:space="preserve">. </w:t>
      </w:r>
      <w:r w:rsidR="008A6B96" w:rsidRPr="005500E3">
        <w:rPr>
          <w:rFonts w:ascii="Arial" w:hAnsi="Arial" w:cs="Arial"/>
          <w:sz w:val="24"/>
          <w:lang w:val="en-US"/>
        </w:rPr>
        <w:br/>
      </w:r>
      <w:r w:rsidR="00864B6D" w:rsidRPr="005500E3">
        <w:rPr>
          <w:rFonts w:ascii="Arial" w:hAnsi="Arial" w:cs="Arial"/>
          <w:sz w:val="24"/>
          <w:lang w:val="en-US"/>
        </w:rPr>
        <w:t>The aim of this</w:t>
      </w:r>
      <w:r w:rsidR="00604CC5" w:rsidRPr="005500E3">
        <w:rPr>
          <w:rFonts w:ascii="Arial" w:hAnsi="Arial" w:cs="Arial"/>
          <w:sz w:val="24"/>
          <w:lang w:val="en-US"/>
        </w:rPr>
        <w:t xml:space="preserve"> first </w:t>
      </w:r>
      <w:r w:rsidR="00864B6D" w:rsidRPr="005500E3">
        <w:rPr>
          <w:rFonts w:ascii="Arial" w:hAnsi="Arial" w:cs="Arial"/>
          <w:sz w:val="24"/>
          <w:lang w:val="en-US"/>
        </w:rPr>
        <w:t xml:space="preserve">experiment </w:t>
      </w:r>
      <w:r w:rsidR="003A47E3" w:rsidRPr="005500E3">
        <w:rPr>
          <w:rFonts w:ascii="Arial" w:hAnsi="Arial" w:cs="Arial"/>
          <w:sz w:val="24"/>
          <w:lang w:val="en-US"/>
        </w:rPr>
        <w:t>is</w:t>
      </w:r>
      <w:r w:rsidR="00864B6D" w:rsidRPr="005500E3">
        <w:rPr>
          <w:rFonts w:ascii="Arial" w:hAnsi="Arial" w:cs="Arial"/>
          <w:sz w:val="24"/>
          <w:lang w:val="en-US"/>
        </w:rPr>
        <w:t xml:space="preserve"> to detect the GFP</w:t>
      </w:r>
      <w:r w:rsidR="006F5E58" w:rsidRPr="005500E3">
        <w:rPr>
          <w:rFonts w:ascii="Arial" w:hAnsi="Arial" w:cs="Arial"/>
          <w:sz w:val="24"/>
          <w:lang w:val="en-US"/>
        </w:rPr>
        <w:t xml:space="preserve"> gene</w:t>
      </w:r>
      <w:r w:rsidR="00864B6D" w:rsidRPr="005500E3">
        <w:rPr>
          <w:rFonts w:ascii="Arial" w:hAnsi="Arial" w:cs="Arial"/>
          <w:sz w:val="24"/>
          <w:lang w:val="en-US"/>
        </w:rPr>
        <w:t>.</w:t>
      </w:r>
      <w:r w:rsidR="006F5E58" w:rsidRPr="005500E3">
        <w:rPr>
          <w:rFonts w:ascii="Arial" w:hAnsi="Arial" w:cs="Arial"/>
          <w:sz w:val="24"/>
          <w:lang w:val="en-US"/>
        </w:rPr>
        <w:t xml:space="preserve"> </w:t>
      </w:r>
      <w:r w:rsidR="00864B6D" w:rsidRPr="005500E3">
        <w:rPr>
          <w:rFonts w:ascii="Arial" w:hAnsi="Arial" w:cs="Arial"/>
          <w:sz w:val="24"/>
          <w:lang w:val="en-US"/>
        </w:rPr>
        <w:t xml:space="preserve">In </w:t>
      </w:r>
      <w:r w:rsidR="00864B6D" w:rsidRPr="005500E3">
        <w:rPr>
          <w:rFonts w:ascii="Arial" w:hAnsi="Arial" w:cs="Arial"/>
          <w:sz w:val="24"/>
          <w:lang w:val="en-US"/>
        </w:rPr>
        <w:lastRenderedPageBreak/>
        <w:t>order to accomplish this goal, a poly</w:t>
      </w:r>
      <w:ins w:id="284" w:author="Pfister  Barbara" w:date="2018-03-07T12:58:00Z">
        <w:r w:rsidR="0055168C">
          <w:rPr>
            <w:rFonts w:ascii="Arial" w:hAnsi="Arial" w:cs="Arial"/>
            <w:sz w:val="24"/>
            <w:lang w:val="en-US"/>
          </w:rPr>
          <w:t>merase</w:t>
        </w:r>
      </w:ins>
      <w:r w:rsidR="00864B6D" w:rsidRPr="005500E3">
        <w:rPr>
          <w:rFonts w:ascii="Arial" w:hAnsi="Arial" w:cs="Arial"/>
          <w:sz w:val="24"/>
          <w:lang w:val="en-US"/>
        </w:rPr>
        <w:t xml:space="preserve"> chain reaction (PCR) </w:t>
      </w:r>
      <w:proofErr w:type="gramStart"/>
      <w:r w:rsidR="003A47E3" w:rsidRPr="005500E3">
        <w:rPr>
          <w:rFonts w:ascii="Arial" w:hAnsi="Arial" w:cs="Arial"/>
          <w:sz w:val="24"/>
          <w:lang w:val="en-US"/>
        </w:rPr>
        <w:t>is</w:t>
      </w:r>
      <w:r w:rsidR="00864B6D" w:rsidRPr="005500E3">
        <w:rPr>
          <w:rFonts w:ascii="Arial" w:hAnsi="Arial" w:cs="Arial"/>
          <w:sz w:val="24"/>
          <w:lang w:val="en-US"/>
        </w:rPr>
        <w:t xml:space="preserve"> </w:t>
      </w:r>
      <w:r w:rsidR="00651625" w:rsidRPr="005500E3">
        <w:rPr>
          <w:rFonts w:ascii="Arial" w:hAnsi="Arial" w:cs="Arial"/>
          <w:sz w:val="24"/>
          <w:lang w:val="en-US"/>
        </w:rPr>
        <w:t>performed</w:t>
      </w:r>
      <w:proofErr w:type="gramEnd"/>
      <w:r w:rsidR="006F5E58" w:rsidRPr="005500E3">
        <w:rPr>
          <w:rFonts w:ascii="Arial" w:hAnsi="Arial" w:cs="Arial"/>
          <w:sz w:val="24"/>
          <w:lang w:val="en-US"/>
        </w:rPr>
        <w:t>.</w:t>
      </w:r>
      <w:r w:rsidR="00212920" w:rsidRPr="005500E3">
        <w:rPr>
          <w:rFonts w:ascii="Arial" w:hAnsi="Arial" w:cs="Arial"/>
          <w:sz w:val="24"/>
          <w:lang w:val="en-US"/>
        </w:rPr>
        <w:br/>
      </w:r>
      <w:commentRangeStart w:id="285"/>
      <w:r w:rsidR="00212920" w:rsidRPr="005500E3">
        <w:rPr>
          <w:rFonts w:ascii="Arial" w:hAnsi="Arial" w:cs="Arial"/>
          <w:sz w:val="24"/>
          <w:lang w:val="en-US"/>
        </w:rPr>
        <w:t>The experiment</w:t>
      </w:r>
      <w:r w:rsidR="00AE4F28" w:rsidRPr="005500E3">
        <w:rPr>
          <w:rFonts w:ascii="Arial" w:hAnsi="Arial" w:cs="Arial"/>
          <w:sz w:val="24"/>
          <w:lang w:val="en-US"/>
        </w:rPr>
        <w:t xml:space="preserve">, </w:t>
      </w:r>
      <w:r w:rsidR="008F67FD" w:rsidRPr="005500E3">
        <w:rPr>
          <w:rFonts w:ascii="Arial" w:hAnsi="Arial" w:cs="Arial"/>
          <w:sz w:val="24"/>
          <w:lang w:val="en-US"/>
        </w:rPr>
        <w:t>for the detection of GFP plants require</w:t>
      </w:r>
      <w:r w:rsidR="00AE4F28" w:rsidRPr="005500E3">
        <w:rPr>
          <w:rFonts w:ascii="Arial" w:hAnsi="Arial" w:cs="Arial"/>
          <w:sz w:val="24"/>
          <w:lang w:val="en-US"/>
        </w:rPr>
        <w:t>s</w:t>
      </w:r>
      <w:r w:rsidR="0011409B" w:rsidRPr="005500E3">
        <w:rPr>
          <w:rFonts w:ascii="Arial" w:hAnsi="Arial" w:cs="Arial"/>
          <w:sz w:val="24"/>
          <w:lang w:val="en-US"/>
        </w:rPr>
        <w:t xml:space="preserve"> </w:t>
      </w:r>
      <w:r w:rsidR="00AE4F28" w:rsidRPr="005500E3">
        <w:rPr>
          <w:rFonts w:ascii="Arial" w:hAnsi="Arial" w:cs="Arial"/>
          <w:sz w:val="24"/>
          <w:lang w:val="en-US"/>
        </w:rPr>
        <w:t>different setups</w:t>
      </w:r>
      <w:r w:rsidR="00761382" w:rsidRPr="005500E3">
        <w:rPr>
          <w:rFonts w:ascii="Arial" w:hAnsi="Arial" w:cs="Arial"/>
          <w:sz w:val="24"/>
          <w:lang w:val="en-US"/>
        </w:rPr>
        <w:t xml:space="preserve"> (for further information, consult the section Methods)</w:t>
      </w:r>
      <w:r w:rsidR="00AE4F28" w:rsidRPr="005500E3">
        <w:rPr>
          <w:rFonts w:ascii="Arial" w:hAnsi="Arial" w:cs="Arial"/>
          <w:sz w:val="24"/>
          <w:lang w:val="en-US"/>
        </w:rPr>
        <w:t xml:space="preserve">. </w:t>
      </w:r>
      <w:r w:rsidR="00761382" w:rsidRPr="005500E3">
        <w:rPr>
          <w:rFonts w:ascii="Arial" w:hAnsi="Arial" w:cs="Arial"/>
          <w:sz w:val="24"/>
          <w:lang w:val="en-US"/>
        </w:rPr>
        <w:br/>
      </w:r>
      <w:commentRangeEnd w:id="285"/>
      <w:r w:rsidR="0055168C">
        <w:rPr>
          <w:rStyle w:val="CommentReference"/>
        </w:rPr>
        <w:commentReference w:id="285"/>
      </w:r>
      <w:r w:rsidR="00BE7D10" w:rsidRPr="005500E3">
        <w:rPr>
          <w:rFonts w:ascii="Arial" w:hAnsi="Arial" w:cs="Arial"/>
          <w:sz w:val="24"/>
          <w:lang w:val="en-US"/>
        </w:rPr>
        <w:t>The</w:t>
      </w:r>
      <w:r w:rsidR="009E0118" w:rsidRPr="005500E3">
        <w:rPr>
          <w:rFonts w:ascii="Arial" w:hAnsi="Arial" w:cs="Arial"/>
          <w:sz w:val="24"/>
          <w:lang w:val="en-US"/>
        </w:rPr>
        <w:t xml:space="preserve"> aim of the</w:t>
      </w:r>
      <w:r w:rsidR="00BE7D10" w:rsidRPr="005500E3">
        <w:rPr>
          <w:rFonts w:ascii="Arial" w:hAnsi="Arial" w:cs="Arial"/>
          <w:sz w:val="24"/>
          <w:lang w:val="en-US"/>
        </w:rPr>
        <w:t xml:space="preserve"> second experiment </w:t>
      </w:r>
      <w:r w:rsidR="009E0118" w:rsidRPr="005500E3">
        <w:rPr>
          <w:rFonts w:ascii="Arial" w:hAnsi="Arial" w:cs="Arial"/>
          <w:sz w:val="24"/>
          <w:lang w:val="en-US"/>
        </w:rPr>
        <w:t>is to determine the amount of PDS mRNA</w:t>
      </w:r>
      <w:r w:rsidR="0048045A">
        <w:rPr>
          <w:rFonts w:ascii="Arial" w:hAnsi="Arial" w:cs="Arial"/>
          <w:sz w:val="24"/>
          <w:lang w:val="en-US"/>
        </w:rPr>
        <w:t xml:space="preserve"> in normal plants and in gene silenced plants</w:t>
      </w:r>
      <w:r w:rsidR="009E0118" w:rsidRPr="005500E3">
        <w:rPr>
          <w:rFonts w:ascii="Arial" w:hAnsi="Arial" w:cs="Arial"/>
          <w:sz w:val="24"/>
          <w:lang w:val="en-US"/>
        </w:rPr>
        <w:t xml:space="preserve">. The experimental setup is very similar to the first experiment. A difference is, </w:t>
      </w:r>
      <w:ins w:id="286" w:author="Pfister  Barbara" w:date="2018-03-07T13:00:00Z">
        <w:r w:rsidR="0055168C">
          <w:rPr>
            <w:rFonts w:ascii="Arial" w:hAnsi="Arial" w:cs="Arial"/>
            <w:sz w:val="24"/>
            <w:lang w:val="en-US"/>
          </w:rPr>
          <w:t xml:space="preserve">however, </w:t>
        </w:r>
      </w:ins>
      <w:r w:rsidR="009E0118" w:rsidRPr="005500E3">
        <w:rPr>
          <w:rFonts w:ascii="Arial" w:hAnsi="Arial" w:cs="Arial"/>
          <w:sz w:val="24"/>
          <w:lang w:val="en-US"/>
        </w:rPr>
        <w:t xml:space="preserve">that in this experiment, complementary DNA (cDNA) is used. </w:t>
      </w:r>
      <w:r w:rsidR="006C20AF" w:rsidRPr="005500E3">
        <w:rPr>
          <w:rFonts w:ascii="Arial" w:hAnsi="Arial" w:cs="Arial"/>
          <w:sz w:val="24"/>
          <w:lang w:val="en-US"/>
        </w:rPr>
        <w:t xml:space="preserve">The cDNA </w:t>
      </w:r>
      <w:proofErr w:type="gramStart"/>
      <w:r w:rsidR="006C20AF" w:rsidRPr="005500E3">
        <w:rPr>
          <w:rFonts w:ascii="Arial" w:hAnsi="Arial" w:cs="Arial"/>
          <w:sz w:val="24"/>
          <w:lang w:val="en-US"/>
        </w:rPr>
        <w:t>is produced</w:t>
      </w:r>
      <w:proofErr w:type="gramEnd"/>
      <w:r w:rsidR="006C20AF" w:rsidRPr="005500E3">
        <w:rPr>
          <w:rFonts w:ascii="Arial" w:hAnsi="Arial" w:cs="Arial"/>
          <w:sz w:val="24"/>
          <w:lang w:val="en-US"/>
        </w:rPr>
        <w:t xml:space="preserve"> with a reverse transcriptase</w:t>
      </w:r>
      <w:ins w:id="287" w:author="Pfister  Barbara" w:date="2018-03-07T13:01:00Z">
        <w:r w:rsidR="0055168C">
          <w:rPr>
            <w:rFonts w:ascii="Arial" w:hAnsi="Arial" w:cs="Arial"/>
            <w:sz w:val="24"/>
            <w:lang w:val="en-US"/>
          </w:rPr>
          <w:t xml:space="preserve">, which </w:t>
        </w:r>
      </w:ins>
      <w:del w:id="288" w:author="Pfister  Barbara" w:date="2018-03-07T13:01:00Z">
        <w:r w:rsidR="006C20AF" w:rsidRPr="005500E3" w:rsidDel="0055168C">
          <w:rPr>
            <w:rFonts w:ascii="Arial" w:hAnsi="Arial" w:cs="Arial"/>
            <w:sz w:val="24"/>
            <w:lang w:val="en-US"/>
          </w:rPr>
          <w:delText xml:space="preserve">. This enzyme </w:delText>
        </w:r>
      </w:del>
      <w:r w:rsidR="006C20AF" w:rsidRPr="005500E3">
        <w:rPr>
          <w:rFonts w:ascii="Arial" w:hAnsi="Arial" w:cs="Arial"/>
          <w:sz w:val="24"/>
          <w:lang w:val="en-US"/>
        </w:rPr>
        <w:t xml:space="preserve">converts RNA back to DNA. The reason for this step is </w:t>
      </w:r>
      <w:del w:id="289" w:author="Pfister  Barbara" w:date="2018-03-07T13:01:00Z">
        <w:r w:rsidR="006C20AF" w:rsidRPr="005500E3" w:rsidDel="0055168C">
          <w:rPr>
            <w:rFonts w:ascii="Arial" w:hAnsi="Arial" w:cs="Arial"/>
            <w:sz w:val="24"/>
            <w:lang w:val="en-US"/>
          </w:rPr>
          <w:delText xml:space="preserve">the fact, </w:delText>
        </w:r>
      </w:del>
      <w:r w:rsidR="006C20AF" w:rsidRPr="005500E3">
        <w:rPr>
          <w:rFonts w:ascii="Arial" w:hAnsi="Arial" w:cs="Arial"/>
          <w:sz w:val="24"/>
          <w:lang w:val="en-US"/>
        </w:rPr>
        <w:t xml:space="preserve">that DNA is more stable than RNA. </w:t>
      </w:r>
    </w:p>
    <w:p w14:paraId="627E5464" w14:textId="77777777" w:rsidR="00212920" w:rsidRDefault="00212920" w:rsidP="006F5E58">
      <w:pPr>
        <w:rPr>
          <w:rFonts w:ascii="Arial" w:hAnsi="Arial" w:cs="Arial"/>
          <w:sz w:val="24"/>
          <w:lang w:val="en-US"/>
        </w:rPr>
      </w:pPr>
    </w:p>
    <w:p w14:paraId="23785DEA" w14:textId="77777777" w:rsidR="00212920" w:rsidRPr="00B8511A" w:rsidRDefault="00212920" w:rsidP="00212920">
      <w:pPr>
        <w:rPr>
          <w:rFonts w:asciiTheme="majorHAnsi" w:eastAsiaTheme="majorEastAsia" w:hAnsiTheme="majorHAnsi" w:cstheme="majorBidi"/>
          <w:color w:val="2F5496" w:themeColor="accent1" w:themeShade="BF"/>
          <w:sz w:val="32"/>
          <w:szCs w:val="32"/>
          <w:lang w:val="en-US"/>
        </w:rPr>
      </w:pPr>
      <w:r w:rsidRPr="00B8511A">
        <w:rPr>
          <w:rFonts w:asciiTheme="majorHAnsi" w:eastAsiaTheme="majorEastAsia" w:hAnsiTheme="majorHAnsi" w:cstheme="majorBidi"/>
          <w:color w:val="2F5496" w:themeColor="accent1" w:themeShade="BF"/>
          <w:sz w:val="32"/>
          <w:szCs w:val="32"/>
          <w:lang w:val="en-US"/>
        </w:rPr>
        <w:t>Hypothesis</w:t>
      </w:r>
    </w:p>
    <w:p w14:paraId="5BB7AED3" w14:textId="7D580FDA" w:rsidR="00212920" w:rsidRDefault="00B96A0A" w:rsidP="00212920">
      <w:pPr>
        <w:rPr>
          <w:rFonts w:ascii="Arial" w:hAnsi="Arial" w:cs="Arial"/>
          <w:sz w:val="24"/>
          <w:lang w:val="en-US"/>
        </w:rPr>
      </w:pPr>
      <w:r w:rsidRPr="005500E3">
        <w:rPr>
          <w:rFonts w:ascii="Arial" w:hAnsi="Arial" w:cs="Arial"/>
          <w:sz w:val="24"/>
          <w:lang w:val="en-US"/>
        </w:rPr>
        <w:t>The</w:t>
      </w:r>
      <w:r w:rsidR="00212920" w:rsidRPr="005500E3">
        <w:rPr>
          <w:rFonts w:ascii="Arial" w:hAnsi="Arial" w:cs="Arial"/>
          <w:sz w:val="24"/>
          <w:lang w:val="en-US"/>
        </w:rPr>
        <w:t xml:space="preserve"> hypothesis </w:t>
      </w:r>
      <w:r w:rsidR="00F464AD" w:rsidRPr="005500E3">
        <w:rPr>
          <w:rFonts w:ascii="Arial" w:hAnsi="Arial" w:cs="Arial"/>
          <w:sz w:val="24"/>
          <w:lang w:val="en-US"/>
        </w:rPr>
        <w:t xml:space="preserve">for the first experiment </w:t>
      </w:r>
      <w:r w:rsidR="00212920" w:rsidRPr="005500E3">
        <w:rPr>
          <w:rFonts w:ascii="Arial" w:hAnsi="Arial" w:cs="Arial"/>
          <w:sz w:val="24"/>
          <w:lang w:val="en-US"/>
        </w:rPr>
        <w:t>is</w:t>
      </w:r>
      <w:del w:id="290" w:author="Pfister  Barbara" w:date="2018-03-07T13:02:00Z">
        <w:r w:rsidR="00212920" w:rsidRPr="005500E3" w:rsidDel="00500C2C">
          <w:rPr>
            <w:rFonts w:ascii="Arial" w:hAnsi="Arial" w:cs="Arial"/>
            <w:sz w:val="24"/>
            <w:lang w:val="en-US"/>
          </w:rPr>
          <w:delText>,</w:delText>
        </w:r>
      </w:del>
      <w:r w:rsidR="00212920" w:rsidRPr="005500E3">
        <w:rPr>
          <w:rFonts w:ascii="Arial" w:hAnsi="Arial" w:cs="Arial"/>
          <w:sz w:val="24"/>
          <w:lang w:val="en-US"/>
        </w:rPr>
        <w:t xml:space="preserve"> that </w:t>
      </w:r>
      <w:commentRangeStart w:id="291"/>
      <w:r w:rsidR="00FF5F9F" w:rsidRPr="005500E3">
        <w:rPr>
          <w:rFonts w:ascii="Arial" w:hAnsi="Arial" w:cs="Arial"/>
          <w:sz w:val="24"/>
          <w:lang w:val="en-US"/>
        </w:rPr>
        <w:t>the first and the third tube</w:t>
      </w:r>
      <w:commentRangeEnd w:id="291"/>
      <w:r w:rsidR="00500C2C">
        <w:rPr>
          <w:rStyle w:val="CommentReference"/>
        </w:rPr>
        <w:commentReference w:id="291"/>
      </w:r>
      <w:r w:rsidR="00FF5F9F" w:rsidRPr="005500E3">
        <w:rPr>
          <w:rFonts w:ascii="Arial" w:hAnsi="Arial" w:cs="Arial"/>
          <w:sz w:val="24"/>
          <w:lang w:val="en-US"/>
        </w:rPr>
        <w:t xml:space="preserve"> will not show any amplification of DNA, while the second tube will show </w:t>
      </w:r>
      <w:r w:rsidR="00EB2F14" w:rsidRPr="005500E3">
        <w:rPr>
          <w:rFonts w:ascii="Arial" w:hAnsi="Arial" w:cs="Arial"/>
          <w:sz w:val="24"/>
          <w:lang w:val="en-US"/>
        </w:rPr>
        <w:t>an amplification of DNA. The fifth and the sixth tube will show an amplification of DNA, while the seventh tube will not show an amplification of DNA.</w:t>
      </w:r>
      <w:r w:rsidR="00F07C25" w:rsidRPr="005500E3">
        <w:rPr>
          <w:rFonts w:ascii="Arial" w:hAnsi="Arial" w:cs="Arial"/>
          <w:sz w:val="24"/>
          <w:lang w:val="en-US"/>
        </w:rPr>
        <w:t xml:space="preserve"> This hypothesis is based on the fact, that the first tube contains no GFP </w:t>
      </w:r>
      <w:proofErr w:type="gramStart"/>
      <w:r w:rsidR="00F07C25" w:rsidRPr="005500E3">
        <w:rPr>
          <w:rFonts w:ascii="Arial" w:hAnsi="Arial" w:cs="Arial"/>
          <w:sz w:val="24"/>
          <w:lang w:val="en-US"/>
        </w:rPr>
        <w:t>gene,</w:t>
      </w:r>
      <w:proofErr w:type="gramEnd"/>
      <w:r w:rsidR="00F07C25" w:rsidRPr="005500E3">
        <w:rPr>
          <w:rFonts w:ascii="Arial" w:hAnsi="Arial" w:cs="Arial"/>
          <w:sz w:val="24"/>
          <w:lang w:val="en-US"/>
        </w:rPr>
        <w:t xml:space="preserve"> therefore it can</w:t>
      </w:r>
      <w:del w:id="292" w:author="Pfister  Barbara" w:date="2018-03-07T13:03:00Z">
        <w:r w:rsidR="00F07C25" w:rsidRPr="005500E3" w:rsidDel="00500C2C">
          <w:rPr>
            <w:rFonts w:ascii="Arial" w:hAnsi="Arial" w:cs="Arial"/>
            <w:sz w:val="24"/>
            <w:lang w:val="en-US"/>
          </w:rPr>
          <w:delText xml:space="preserve"> </w:delText>
        </w:r>
      </w:del>
      <w:r w:rsidR="00F07C25" w:rsidRPr="005500E3">
        <w:rPr>
          <w:rFonts w:ascii="Arial" w:hAnsi="Arial" w:cs="Arial"/>
          <w:sz w:val="24"/>
          <w:lang w:val="en-US"/>
        </w:rPr>
        <w:t xml:space="preserve">not be amplified. The second tube contains the GFP gene, which should lead to an amplification. The third tube contains water and no DNA as template. The fifth and sixth tube contains DNA which has the actin gene. This and the Actin PCR mix should lead to an amplification of the gene. The seventh tube contains no DNA. </w:t>
      </w:r>
      <w:r w:rsidR="00F07C25" w:rsidRPr="005500E3">
        <w:rPr>
          <w:rFonts w:ascii="Arial" w:hAnsi="Arial" w:cs="Arial"/>
          <w:sz w:val="24"/>
          <w:lang w:val="en-US"/>
        </w:rPr>
        <w:br/>
        <w:t xml:space="preserve">The hypothesis for the second experiment </w:t>
      </w:r>
      <w:r w:rsidR="00A50DD4" w:rsidRPr="005500E3">
        <w:rPr>
          <w:rFonts w:ascii="Arial" w:hAnsi="Arial" w:cs="Arial"/>
          <w:sz w:val="24"/>
          <w:lang w:val="en-US"/>
        </w:rPr>
        <w:t xml:space="preserve">is, </w:t>
      </w:r>
      <w:r w:rsidR="00A50DD4" w:rsidRPr="005500E3">
        <w:rPr>
          <w:rFonts w:ascii="Arial" w:hAnsi="Arial" w:cs="Arial"/>
          <w:color w:val="000000" w:themeColor="text1"/>
          <w:sz w:val="24"/>
          <w:lang w:val="en-US"/>
        </w:rPr>
        <w:t xml:space="preserve">that the first and the second tube will show an amplification of cDNA. </w:t>
      </w:r>
      <w:r w:rsidR="005279E5" w:rsidRPr="005500E3">
        <w:rPr>
          <w:rFonts w:ascii="Arial" w:hAnsi="Arial" w:cs="Arial"/>
          <w:color w:val="000000" w:themeColor="text1"/>
          <w:sz w:val="24"/>
          <w:lang w:val="en-US"/>
        </w:rPr>
        <w:t xml:space="preserve">The hypothesis </w:t>
      </w:r>
      <w:proofErr w:type="gramStart"/>
      <w:r w:rsidR="005279E5" w:rsidRPr="005500E3">
        <w:rPr>
          <w:rFonts w:ascii="Arial" w:hAnsi="Arial" w:cs="Arial"/>
          <w:color w:val="000000" w:themeColor="text1"/>
          <w:sz w:val="24"/>
          <w:lang w:val="en-US"/>
        </w:rPr>
        <w:t xml:space="preserve">is, that the first tube, which contains the control sample, will show a higher amount of cDNA than the second tube, which contains the </w:t>
      </w:r>
      <w:del w:id="293" w:author="Pfister  Barbara" w:date="2018-03-07T13:05:00Z">
        <w:r w:rsidR="005279E5" w:rsidRPr="005500E3" w:rsidDel="00654926">
          <w:rPr>
            <w:rFonts w:ascii="Arial" w:hAnsi="Arial" w:cs="Arial"/>
            <w:color w:val="000000" w:themeColor="text1"/>
            <w:sz w:val="24"/>
            <w:lang w:val="en-US"/>
          </w:rPr>
          <w:delText xml:space="preserve">PDS-silenced </w:delText>
        </w:r>
      </w:del>
      <w:r w:rsidR="005279E5" w:rsidRPr="005500E3">
        <w:rPr>
          <w:rFonts w:ascii="Arial" w:hAnsi="Arial" w:cs="Arial"/>
          <w:color w:val="000000" w:themeColor="text1"/>
          <w:sz w:val="24"/>
          <w:lang w:val="en-US"/>
        </w:rPr>
        <w:t>cDNA</w:t>
      </w:r>
      <w:proofErr w:type="gramEnd"/>
      <w:ins w:id="294" w:author="Pfister  Barbara" w:date="2018-03-07T13:05:00Z">
        <w:r w:rsidR="00654926" w:rsidRPr="00654926">
          <w:rPr>
            <w:rFonts w:ascii="Arial" w:hAnsi="Arial" w:cs="Arial"/>
            <w:color w:val="000000" w:themeColor="text1"/>
            <w:sz w:val="24"/>
            <w:lang w:val="en-US"/>
          </w:rPr>
          <w:t xml:space="preserve"> </w:t>
        </w:r>
        <w:r w:rsidR="00654926">
          <w:rPr>
            <w:rFonts w:ascii="Arial" w:hAnsi="Arial" w:cs="Arial"/>
            <w:color w:val="000000" w:themeColor="text1"/>
            <w:sz w:val="24"/>
            <w:lang w:val="en-US"/>
          </w:rPr>
          <w:t xml:space="preserve">from </w:t>
        </w:r>
        <w:r w:rsidR="00654926" w:rsidRPr="005500E3">
          <w:rPr>
            <w:rFonts w:ascii="Arial" w:hAnsi="Arial" w:cs="Arial"/>
            <w:color w:val="000000" w:themeColor="text1"/>
            <w:sz w:val="24"/>
            <w:lang w:val="en-US"/>
          </w:rPr>
          <w:t>PDS-silenced</w:t>
        </w:r>
        <w:r w:rsidR="00654926">
          <w:rPr>
            <w:rFonts w:ascii="Arial" w:hAnsi="Arial" w:cs="Arial"/>
            <w:color w:val="000000" w:themeColor="text1"/>
            <w:sz w:val="24"/>
            <w:lang w:val="en-US"/>
          </w:rPr>
          <w:t xml:space="preserve"> tissue</w:t>
        </w:r>
      </w:ins>
      <w:r w:rsidR="005279E5" w:rsidRPr="005500E3">
        <w:rPr>
          <w:rFonts w:ascii="Arial" w:hAnsi="Arial" w:cs="Arial"/>
          <w:color w:val="000000" w:themeColor="text1"/>
          <w:sz w:val="24"/>
          <w:lang w:val="en-US"/>
        </w:rPr>
        <w:t>.</w:t>
      </w:r>
      <w:r w:rsidR="00A50DD4" w:rsidRPr="005500E3">
        <w:rPr>
          <w:rFonts w:ascii="Arial" w:hAnsi="Arial" w:cs="Arial"/>
          <w:color w:val="000000" w:themeColor="text1"/>
          <w:sz w:val="24"/>
          <w:lang w:val="en-US"/>
        </w:rPr>
        <w:t xml:space="preserve"> </w:t>
      </w:r>
      <w:r w:rsidR="005279E5" w:rsidRPr="005500E3">
        <w:rPr>
          <w:rFonts w:ascii="Arial" w:hAnsi="Arial" w:cs="Arial"/>
          <w:sz w:val="24"/>
          <w:lang w:val="en-US"/>
        </w:rPr>
        <w:t>The third tube contains water and no cDNA as template, therefore no amplification</w:t>
      </w:r>
      <w:ins w:id="295" w:author="Pfister  Barbara" w:date="2018-03-07T13:05:00Z">
        <w:r w:rsidR="00654926">
          <w:rPr>
            <w:rFonts w:ascii="Arial" w:hAnsi="Arial" w:cs="Arial"/>
            <w:sz w:val="24"/>
            <w:lang w:val="en-US"/>
          </w:rPr>
          <w:t xml:space="preserve"> is expected</w:t>
        </w:r>
      </w:ins>
      <w:r w:rsidR="005279E5" w:rsidRPr="005500E3">
        <w:rPr>
          <w:rFonts w:ascii="Arial" w:hAnsi="Arial" w:cs="Arial"/>
          <w:sz w:val="24"/>
          <w:lang w:val="en-US"/>
        </w:rPr>
        <w:t xml:space="preserve">. </w:t>
      </w:r>
      <w:r w:rsidR="005279E5" w:rsidRPr="005500E3">
        <w:rPr>
          <w:rFonts w:ascii="Arial" w:hAnsi="Arial" w:cs="Arial"/>
          <w:sz w:val="24"/>
          <w:lang w:val="en-US"/>
        </w:rPr>
        <w:br/>
        <w:t>T</w:t>
      </w:r>
      <w:r w:rsidR="00A50DD4" w:rsidRPr="005500E3">
        <w:rPr>
          <w:rFonts w:ascii="Arial" w:hAnsi="Arial" w:cs="Arial"/>
          <w:sz w:val="24"/>
          <w:lang w:val="en-US"/>
        </w:rPr>
        <w:t xml:space="preserve">he fifth and sixth tube contains </w:t>
      </w:r>
      <w:commentRangeStart w:id="296"/>
      <w:proofErr w:type="gramStart"/>
      <w:r w:rsidR="005279E5" w:rsidRPr="005500E3">
        <w:rPr>
          <w:rFonts w:ascii="Arial" w:hAnsi="Arial" w:cs="Arial"/>
          <w:sz w:val="24"/>
          <w:lang w:val="en-US"/>
        </w:rPr>
        <w:t>c</w:t>
      </w:r>
      <w:r w:rsidR="00A50DD4" w:rsidRPr="005500E3">
        <w:rPr>
          <w:rFonts w:ascii="Arial" w:hAnsi="Arial" w:cs="Arial"/>
          <w:sz w:val="24"/>
          <w:lang w:val="en-US"/>
        </w:rPr>
        <w:t>DNA which</w:t>
      </w:r>
      <w:proofErr w:type="gramEnd"/>
      <w:r w:rsidR="00A50DD4" w:rsidRPr="005500E3">
        <w:rPr>
          <w:rFonts w:ascii="Arial" w:hAnsi="Arial" w:cs="Arial"/>
          <w:sz w:val="24"/>
          <w:lang w:val="en-US"/>
        </w:rPr>
        <w:t xml:space="preserve"> has the actin gene</w:t>
      </w:r>
      <w:commentRangeEnd w:id="296"/>
      <w:r w:rsidR="00654926">
        <w:rPr>
          <w:rStyle w:val="CommentReference"/>
        </w:rPr>
        <w:commentReference w:id="296"/>
      </w:r>
      <w:r w:rsidR="00A50DD4" w:rsidRPr="005500E3">
        <w:rPr>
          <w:rFonts w:ascii="Arial" w:hAnsi="Arial" w:cs="Arial"/>
          <w:sz w:val="24"/>
          <w:lang w:val="en-US"/>
        </w:rPr>
        <w:t xml:space="preserve">. This and the Actin PCR mix should lead to an amplification of the gene. </w:t>
      </w:r>
      <w:r w:rsidR="005279E5" w:rsidRPr="005500E3">
        <w:rPr>
          <w:rFonts w:ascii="Arial" w:hAnsi="Arial" w:cs="Arial"/>
          <w:sz w:val="24"/>
          <w:lang w:val="en-US"/>
        </w:rPr>
        <w:t xml:space="preserve">The amplified content in the fifth and sixth tube should contain the same amount of amplified cDNA. </w:t>
      </w:r>
      <w:r w:rsidR="00A50DD4" w:rsidRPr="005500E3">
        <w:rPr>
          <w:rFonts w:ascii="Arial" w:hAnsi="Arial" w:cs="Arial"/>
          <w:sz w:val="24"/>
          <w:lang w:val="en-US"/>
        </w:rPr>
        <w:t xml:space="preserve">The seventh tube contains no </w:t>
      </w:r>
      <w:r w:rsidR="005279E5" w:rsidRPr="005500E3">
        <w:rPr>
          <w:rFonts w:ascii="Arial" w:hAnsi="Arial" w:cs="Arial"/>
          <w:sz w:val="24"/>
          <w:lang w:val="en-US"/>
        </w:rPr>
        <w:t>c</w:t>
      </w:r>
      <w:r w:rsidR="00A50DD4" w:rsidRPr="005500E3">
        <w:rPr>
          <w:rFonts w:ascii="Arial" w:hAnsi="Arial" w:cs="Arial"/>
          <w:sz w:val="24"/>
          <w:lang w:val="en-US"/>
        </w:rPr>
        <w:t xml:space="preserve">DNA. </w:t>
      </w:r>
      <w:r w:rsidR="00A50DD4" w:rsidRPr="005500E3">
        <w:rPr>
          <w:rFonts w:ascii="Arial" w:hAnsi="Arial" w:cs="Arial"/>
          <w:sz w:val="24"/>
          <w:lang w:val="en-US"/>
        </w:rPr>
        <w:br/>
      </w:r>
    </w:p>
    <w:p w14:paraId="30BAC62C" w14:textId="77777777" w:rsidR="00D12213" w:rsidRPr="00B8511A" w:rsidRDefault="00FA45DC" w:rsidP="00D12213">
      <w:pPr>
        <w:rPr>
          <w:rFonts w:asciiTheme="majorHAnsi" w:eastAsiaTheme="majorEastAsia" w:hAnsiTheme="majorHAnsi" w:cstheme="majorBidi"/>
          <w:color w:val="2F5496" w:themeColor="accent1" w:themeShade="BF"/>
          <w:sz w:val="32"/>
          <w:szCs w:val="32"/>
          <w:lang w:val="en-US"/>
        </w:rPr>
      </w:pPr>
      <w:commentRangeStart w:id="297"/>
      <w:r w:rsidRPr="00B8511A">
        <w:rPr>
          <w:rFonts w:asciiTheme="majorHAnsi" w:eastAsiaTheme="majorEastAsia" w:hAnsiTheme="majorHAnsi" w:cstheme="majorBidi"/>
          <w:color w:val="2F5496" w:themeColor="accent1" w:themeShade="BF"/>
          <w:sz w:val="32"/>
          <w:szCs w:val="32"/>
          <w:lang w:val="en-US"/>
        </w:rPr>
        <w:t>Methods</w:t>
      </w:r>
      <w:commentRangeEnd w:id="297"/>
      <w:r w:rsidR="0034473C">
        <w:rPr>
          <w:rStyle w:val="CommentReference"/>
        </w:rPr>
        <w:commentReference w:id="297"/>
      </w:r>
    </w:p>
    <w:p w14:paraId="08514095" w14:textId="77777777" w:rsidR="00861BCB" w:rsidRPr="00B8511A" w:rsidRDefault="00861BCB" w:rsidP="00D12213">
      <w:pPr>
        <w:rPr>
          <w:rFonts w:asciiTheme="majorHAnsi" w:eastAsiaTheme="majorEastAsia" w:hAnsiTheme="majorHAnsi" w:cstheme="majorBidi"/>
          <w:color w:val="2F5496" w:themeColor="accent1" w:themeShade="BF"/>
          <w:sz w:val="32"/>
          <w:szCs w:val="32"/>
          <w:lang w:val="en-US"/>
        </w:rPr>
      </w:pPr>
      <w:r w:rsidRPr="00B8511A">
        <w:rPr>
          <w:rFonts w:asciiTheme="majorHAnsi" w:eastAsiaTheme="majorEastAsia" w:hAnsiTheme="majorHAnsi" w:cstheme="majorBidi"/>
          <w:color w:val="2F5496" w:themeColor="accent1" w:themeShade="BF"/>
          <w:sz w:val="32"/>
          <w:szCs w:val="32"/>
          <w:lang w:val="en-US"/>
        </w:rPr>
        <w:t>Experimen</w:t>
      </w:r>
      <w:r w:rsidR="00E366CB">
        <w:rPr>
          <w:rFonts w:asciiTheme="majorHAnsi" w:eastAsiaTheme="majorEastAsia" w:hAnsiTheme="majorHAnsi" w:cstheme="majorBidi"/>
          <w:color w:val="2F5496" w:themeColor="accent1" w:themeShade="BF"/>
          <w:sz w:val="32"/>
          <w:szCs w:val="32"/>
          <w:lang w:val="en-US"/>
        </w:rPr>
        <w:t>t</w:t>
      </w:r>
      <w:r w:rsidRPr="00B8511A">
        <w:rPr>
          <w:rFonts w:asciiTheme="majorHAnsi" w:eastAsiaTheme="majorEastAsia" w:hAnsiTheme="majorHAnsi" w:cstheme="majorBidi"/>
          <w:color w:val="2F5496" w:themeColor="accent1" w:themeShade="BF"/>
          <w:sz w:val="32"/>
          <w:szCs w:val="32"/>
          <w:lang w:val="en-US"/>
        </w:rPr>
        <w:t xml:space="preserve"> 1:</w:t>
      </w:r>
    </w:p>
    <w:p w14:paraId="30274941" w14:textId="000B2FC9" w:rsidR="00DA0032" w:rsidRPr="005500E3" w:rsidRDefault="000B1405" w:rsidP="00D12213">
      <w:pPr>
        <w:rPr>
          <w:rFonts w:ascii="Arial" w:hAnsi="Arial" w:cs="Arial"/>
          <w:sz w:val="24"/>
          <w:lang w:val="en-US"/>
        </w:rPr>
      </w:pPr>
      <w:r w:rsidRPr="005500E3">
        <w:rPr>
          <w:rFonts w:ascii="Arial" w:hAnsi="Arial" w:cs="Arial"/>
          <w:sz w:val="24"/>
          <w:lang w:val="en-US"/>
        </w:rPr>
        <w:t xml:space="preserve">At first, one leaf of a WT-plant was </w:t>
      </w:r>
      <w:proofErr w:type="spellStart"/>
      <w:r w:rsidRPr="005500E3">
        <w:rPr>
          <w:rFonts w:ascii="Arial" w:hAnsi="Arial" w:cs="Arial"/>
          <w:sz w:val="24"/>
          <w:lang w:val="en-US"/>
        </w:rPr>
        <w:t>gr</w:t>
      </w:r>
      <w:ins w:id="298" w:author="Pfister  Barbara" w:date="2018-03-07T13:07:00Z">
        <w:r w:rsidR="00654926">
          <w:rPr>
            <w:rFonts w:ascii="Arial" w:hAnsi="Arial" w:cs="Arial"/>
            <w:sz w:val="24"/>
            <w:lang w:val="en-US"/>
          </w:rPr>
          <w:t>ound</w:t>
        </w:r>
      </w:ins>
      <w:del w:id="299" w:author="Pfister  Barbara" w:date="2018-03-07T13:07:00Z">
        <w:r w:rsidRPr="005500E3" w:rsidDel="00654926">
          <w:rPr>
            <w:rFonts w:ascii="Arial" w:hAnsi="Arial" w:cs="Arial"/>
            <w:sz w:val="24"/>
            <w:lang w:val="en-US"/>
          </w:rPr>
          <w:delText>inde</w:delText>
        </w:r>
      </w:del>
      <w:r w:rsidRPr="005500E3">
        <w:rPr>
          <w:rFonts w:ascii="Arial" w:hAnsi="Arial" w:cs="Arial"/>
          <w:sz w:val="24"/>
          <w:lang w:val="en-US"/>
        </w:rPr>
        <w:t>d</w:t>
      </w:r>
      <w:proofErr w:type="spellEnd"/>
      <w:r w:rsidRPr="005500E3">
        <w:rPr>
          <w:rFonts w:ascii="Arial" w:hAnsi="Arial" w:cs="Arial"/>
          <w:sz w:val="24"/>
          <w:lang w:val="en-US"/>
        </w:rPr>
        <w:t xml:space="preserve"> i</w:t>
      </w:r>
      <w:r w:rsidR="00264A95" w:rsidRPr="005500E3">
        <w:rPr>
          <w:rFonts w:ascii="Arial" w:hAnsi="Arial" w:cs="Arial"/>
          <w:sz w:val="24"/>
          <w:lang w:val="en-US"/>
        </w:rPr>
        <w:t>n a mortar</w:t>
      </w:r>
      <w:r w:rsidRPr="005500E3">
        <w:rPr>
          <w:rFonts w:ascii="Arial" w:hAnsi="Arial" w:cs="Arial"/>
          <w:sz w:val="24"/>
          <w:lang w:val="en-US"/>
        </w:rPr>
        <w:t xml:space="preserve"> with the addition of 1mL extraction buffer.</w:t>
      </w:r>
      <w:r w:rsidR="00264A95" w:rsidRPr="005500E3">
        <w:rPr>
          <w:rFonts w:ascii="Arial" w:hAnsi="Arial" w:cs="Arial"/>
          <w:sz w:val="24"/>
          <w:lang w:val="en-US"/>
        </w:rPr>
        <w:t xml:space="preserve"> </w:t>
      </w:r>
      <w:r w:rsidRPr="00654926">
        <w:rPr>
          <w:rFonts w:ascii="Arial" w:hAnsi="Arial" w:cs="Arial"/>
          <w:color w:val="FF0000"/>
          <w:sz w:val="24"/>
          <w:lang w:val="en-US"/>
          <w:rPrChange w:id="300" w:author="Pfister  Barbara" w:date="2018-03-07T13:07:00Z">
            <w:rPr>
              <w:rFonts w:ascii="Arial" w:hAnsi="Arial" w:cs="Arial"/>
              <w:sz w:val="24"/>
              <w:lang w:val="en-US"/>
            </w:rPr>
          </w:rPrChange>
        </w:rPr>
        <w:t>0.</w:t>
      </w:r>
      <w:r w:rsidR="00264A95" w:rsidRPr="00654926">
        <w:rPr>
          <w:rFonts w:ascii="Arial" w:hAnsi="Arial" w:cs="Arial"/>
          <w:color w:val="FF0000"/>
          <w:sz w:val="24"/>
          <w:lang w:val="en-US"/>
          <w:rPrChange w:id="301" w:author="Pfister  Barbara" w:date="2018-03-07T13:07:00Z">
            <w:rPr>
              <w:rFonts w:ascii="Arial" w:hAnsi="Arial" w:cs="Arial"/>
              <w:sz w:val="24"/>
              <w:lang w:val="en-US"/>
            </w:rPr>
          </w:rPrChange>
        </w:rPr>
        <w:t xml:space="preserve">65 </w:t>
      </w:r>
      <w:r w:rsidRPr="00654926">
        <w:rPr>
          <w:rFonts w:ascii="Arial" w:hAnsi="Arial" w:cs="Arial"/>
          <w:color w:val="FF0000"/>
          <w:sz w:val="24"/>
          <w:lang w:val="en-US"/>
          <w:rPrChange w:id="302" w:author="Pfister  Barbara" w:date="2018-03-07T13:07:00Z">
            <w:rPr>
              <w:rFonts w:ascii="Arial" w:hAnsi="Arial" w:cs="Arial"/>
              <w:sz w:val="24"/>
              <w:lang w:val="en-US"/>
            </w:rPr>
          </w:rPrChange>
        </w:rPr>
        <w:t>mL</w:t>
      </w:r>
      <w:r w:rsidR="00264A95" w:rsidRPr="00654926">
        <w:rPr>
          <w:rFonts w:ascii="Arial" w:hAnsi="Arial" w:cs="Arial"/>
          <w:color w:val="FF0000"/>
          <w:sz w:val="24"/>
          <w:lang w:val="en-US"/>
          <w:rPrChange w:id="303" w:author="Pfister  Barbara" w:date="2018-03-07T13:07:00Z">
            <w:rPr>
              <w:rFonts w:ascii="Arial" w:hAnsi="Arial" w:cs="Arial"/>
              <w:sz w:val="24"/>
              <w:lang w:val="en-US"/>
            </w:rPr>
          </w:rPrChange>
        </w:rPr>
        <w:t xml:space="preserve"> </w:t>
      </w:r>
      <w:r w:rsidR="00264A95" w:rsidRPr="005500E3">
        <w:rPr>
          <w:rFonts w:ascii="Arial" w:hAnsi="Arial" w:cs="Arial"/>
          <w:sz w:val="24"/>
          <w:lang w:val="en-US"/>
        </w:rPr>
        <w:t xml:space="preserve">of </w:t>
      </w:r>
      <w:r w:rsidRPr="005500E3">
        <w:rPr>
          <w:rFonts w:ascii="Arial" w:hAnsi="Arial" w:cs="Arial"/>
          <w:sz w:val="24"/>
          <w:lang w:val="en-US"/>
        </w:rPr>
        <w:t>this</w:t>
      </w:r>
      <w:r w:rsidR="00264A95" w:rsidRPr="005500E3">
        <w:rPr>
          <w:rFonts w:ascii="Arial" w:hAnsi="Arial" w:cs="Arial"/>
          <w:sz w:val="24"/>
          <w:lang w:val="en-US"/>
        </w:rPr>
        <w:t xml:space="preserve"> mixture </w:t>
      </w:r>
      <w:r w:rsidRPr="005500E3">
        <w:rPr>
          <w:rFonts w:ascii="Arial" w:hAnsi="Arial" w:cs="Arial"/>
          <w:sz w:val="24"/>
          <w:lang w:val="en-US"/>
        </w:rPr>
        <w:t>was transferred to a 1.5mL</w:t>
      </w:r>
      <w:r w:rsidR="00264A95" w:rsidRPr="005500E3">
        <w:rPr>
          <w:rFonts w:ascii="Arial" w:hAnsi="Arial" w:cs="Arial"/>
          <w:sz w:val="24"/>
          <w:lang w:val="en-US"/>
        </w:rPr>
        <w:t xml:space="preserve"> Eppendorf tube.</w:t>
      </w:r>
      <w:r w:rsidR="000F27F2">
        <w:rPr>
          <w:rFonts w:ascii="Arial" w:hAnsi="Arial" w:cs="Arial"/>
          <w:sz w:val="24"/>
          <w:lang w:val="en-US"/>
        </w:rPr>
        <w:t xml:space="preserve"> </w:t>
      </w:r>
      <w:r w:rsidRPr="005500E3">
        <w:rPr>
          <w:rFonts w:ascii="Arial" w:hAnsi="Arial" w:cs="Arial"/>
          <w:sz w:val="24"/>
          <w:lang w:val="en-US"/>
        </w:rPr>
        <w:t xml:space="preserve">The tube was then extensively </w:t>
      </w:r>
      <w:r w:rsidR="000F27F2">
        <w:rPr>
          <w:rFonts w:ascii="Arial" w:hAnsi="Arial" w:cs="Arial"/>
          <w:sz w:val="24"/>
          <w:lang w:val="en-US"/>
        </w:rPr>
        <w:t>shook</w:t>
      </w:r>
      <w:r w:rsidRPr="005500E3">
        <w:rPr>
          <w:rFonts w:ascii="Arial" w:hAnsi="Arial" w:cs="Arial"/>
          <w:sz w:val="24"/>
          <w:lang w:val="en-US"/>
        </w:rPr>
        <w:t xml:space="preserve"> and inverted. </w:t>
      </w:r>
      <w:r w:rsidR="004B0D7E" w:rsidRPr="005500E3">
        <w:rPr>
          <w:rFonts w:ascii="Arial" w:hAnsi="Arial" w:cs="Arial"/>
          <w:sz w:val="24"/>
          <w:lang w:val="en-US"/>
        </w:rPr>
        <w:br/>
      </w:r>
      <w:r w:rsidR="00B27014" w:rsidRPr="005500E3">
        <w:rPr>
          <w:rFonts w:ascii="Arial" w:hAnsi="Arial" w:cs="Arial"/>
          <w:sz w:val="24"/>
          <w:lang w:val="en-US"/>
        </w:rPr>
        <w:t xml:space="preserve">The </w:t>
      </w:r>
      <w:r w:rsidR="004B0D7E" w:rsidRPr="005500E3">
        <w:rPr>
          <w:rFonts w:ascii="Arial" w:hAnsi="Arial" w:cs="Arial"/>
          <w:sz w:val="24"/>
          <w:lang w:val="en-US"/>
        </w:rPr>
        <w:t>tube w</w:t>
      </w:r>
      <w:r w:rsidR="00B27014" w:rsidRPr="005500E3">
        <w:rPr>
          <w:rFonts w:ascii="Arial" w:hAnsi="Arial" w:cs="Arial"/>
          <w:sz w:val="24"/>
          <w:lang w:val="en-US"/>
        </w:rPr>
        <w:t>as</w:t>
      </w:r>
      <w:r w:rsidR="004B0D7E" w:rsidRPr="005500E3">
        <w:rPr>
          <w:rFonts w:ascii="Arial" w:hAnsi="Arial" w:cs="Arial"/>
          <w:sz w:val="24"/>
          <w:lang w:val="en-US"/>
        </w:rPr>
        <w:t xml:space="preserve"> then i</w:t>
      </w:r>
      <w:r w:rsidR="00264A95" w:rsidRPr="005500E3">
        <w:rPr>
          <w:rFonts w:ascii="Arial" w:hAnsi="Arial" w:cs="Arial"/>
          <w:sz w:val="24"/>
          <w:lang w:val="en-US"/>
        </w:rPr>
        <w:t>ncubate</w:t>
      </w:r>
      <w:r w:rsidR="004B0D7E" w:rsidRPr="005500E3">
        <w:rPr>
          <w:rFonts w:ascii="Arial" w:hAnsi="Arial" w:cs="Arial"/>
          <w:sz w:val="24"/>
          <w:lang w:val="en-US"/>
        </w:rPr>
        <w:t>d</w:t>
      </w:r>
      <w:r w:rsidR="00264A95" w:rsidRPr="005500E3">
        <w:rPr>
          <w:rFonts w:ascii="Arial" w:hAnsi="Arial" w:cs="Arial"/>
          <w:sz w:val="24"/>
          <w:lang w:val="en-US"/>
        </w:rPr>
        <w:t xml:space="preserve"> for 15 min at 6</w:t>
      </w:r>
      <w:r w:rsidR="004B0D7E" w:rsidRPr="005500E3">
        <w:rPr>
          <w:rFonts w:ascii="Arial" w:hAnsi="Arial" w:cs="Arial"/>
          <w:sz w:val="24"/>
          <w:lang w:val="en-US"/>
        </w:rPr>
        <w:t>7</w:t>
      </w:r>
      <w:r w:rsidR="00264A95" w:rsidRPr="005500E3">
        <w:rPr>
          <w:rFonts w:ascii="Arial" w:hAnsi="Arial" w:cs="Arial"/>
          <w:sz w:val="24"/>
          <w:lang w:val="en-US"/>
        </w:rPr>
        <w:t xml:space="preserve"> °C</w:t>
      </w:r>
      <w:r w:rsidR="004B0D7E" w:rsidRPr="005500E3">
        <w:rPr>
          <w:rFonts w:ascii="Arial" w:hAnsi="Arial" w:cs="Arial"/>
          <w:sz w:val="24"/>
          <w:lang w:val="en-US"/>
        </w:rPr>
        <w:t xml:space="preserve">. </w:t>
      </w:r>
      <w:r w:rsidR="00B27014" w:rsidRPr="005500E3">
        <w:rPr>
          <w:rFonts w:ascii="Arial" w:hAnsi="Arial" w:cs="Arial"/>
          <w:sz w:val="24"/>
          <w:lang w:val="en-US"/>
        </w:rPr>
        <w:t>It</w:t>
      </w:r>
      <w:r w:rsidR="004B0D7E" w:rsidRPr="005500E3">
        <w:rPr>
          <w:rFonts w:ascii="Arial" w:hAnsi="Arial" w:cs="Arial"/>
          <w:sz w:val="24"/>
          <w:lang w:val="en-US"/>
        </w:rPr>
        <w:t xml:space="preserve"> </w:t>
      </w:r>
      <w:proofErr w:type="gramStart"/>
      <w:r w:rsidR="004B0D7E" w:rsidRPr="005500E3">
        <w:rPr>
          <w:rFonts w:ascii="Arial" w:hAnsi="Arial" w:cs="Arial"/>
          <w:sz w:val="24"/>
          <w:lang w:val="en-US"/>
        </w:rPr>
        <w:t>w</w:t>
      </w:r>
      <w:r w:rsidR="00B27014" w:rsidRPr="005500E3">
        <w:rPr>
          <w:rFonts w:ascii="Arial" w:hAnsi="Arial" w:cs="Arial"/>
          <w:sz w:val="24"/>
          <w:lang w:val="en-US"/>
        </w:rPr>
        <w:t>as</w:t>
      </w:r>
      <w:r w:rsidR="004B0D7E" w:rsidRPr="005500E3">
        <w:rPr>
          <w:rFonts w:ascii="Arial" w:hAnsi="Arial" w:cs="Arial"/>
          <w:sz w:val="24"/>
          <w:lang w:val="en-US"/>
        </w:rPr>
        <w:t xml:space="preserve"> occasionally </w:t>
      </w:r>
      <w:r w:rsidR="00264A95" w:rsidRPr="005500E3">
        <w:rPr>
          <w:rFonts w:ascii="Arial" w:hAnsi="Arial" w:cs="Arial"/>
          <w:sz w:val="24"/>
          <w:lang w:val="en-US"/>
        </w:rPr>
        <w:t>invert</w:t>
      </w:r>
      <w:ins w:id="304" w:author="Pfister  Barbara" w:date="2018-03-07T13:07:00Z">
        <w:r w:rsidR="00654926">
          <w:rPr>
            <w:rFonts w:ascii="Arial" w:hAnsi="Arial" w:cs="Arial"/>
            <w:sz w:val="24"/>
            <w:lang w:val="en-US"/>
          </w:rPr>
          <w:t>ed</w:t>
        </w:r>
      </w:ins>
      <w:proofErr w:type="gramEnd"/>
      <w:r w:rsidR="004B0D7E" w:rsidRPr="005500E3">
        <w:rPr>
          <w:rFonts w:ascii="Arial" w:hAnsi="Arial" w:cs="Arial"/>
          <w:sz w:val="24"/>
          <w:lang w:val="en-US"/>
        </w:rPr>
        <w:t>.</w:t>
      </w:r>
      <w:r w:rsidR="00264A95" w:rsidRPr="005500E3">
        <w:rPr>
          <w:rFonts w:ascii="Arial" w:hAnsi="Arial" w:cs="Arial"/>
          <w:sz w:val="24"/>
          <w:lang w:val="en-US"/>
        </w:rPr>
        <w:t xml:space="preserve"> </w:t>
      </w:r>
      <w:del w:id="305" w:author="Pfister  Barbara" w:date="2018-03-07T13:17:00Z">
        <w:r w:rsidR="00264A95" w:rsidRPr="005500E3" w:rsidDel="00A61D50">
          <w:rPr>
            <w:rFonts w:ascii="Arial" w:hAnsi="Arial" w:cs="Arial"/>
            <w:sz w:val="24"/>
            <w:lang w:val="en-US"/>
          </w:rPr>
          <w:delText>In between</w:delText>
        </w:r>
      </w:del>
      <w:ins w:id="306" w:author="Pfister  Barbara" w:date="2018-03-07T13:17:00Z">
        <w:r w:rsidR="00A61D50">
          <w:rPr>
            <w:rFonts w:ascii="Arial" w:hAnsi="Arial" w:cs="Arial"/>
            <w:sz w:val="24"/>
            <w:lang w:val="en-US"/>
          </w:rPr>
          <w:t>During</w:t>
        </w:r>
      </w:ins>
      <w:r w:rsidR="008569A8" w:rsidRPr="005500E3">
        <w:rPr>
          <w:rFonts w:ascii="Arial" w:hAnsi="Arial" w:cs="Arial"/>
          <w:sz w:val="24"/>
          <w:lang w:val="en-US"/>
        </w:rPr>
        <w:t xml:space="preserve"> the incubation</w:t>
      </w:r>
      <w:r w:rsidR="00264A95" w:rsidRPr="005500E3">
        <w:rPr>
          <w:rFonts w:ascii="Arial" w:hAnsi="Arial" w:cs="Arial"/>
          <w:sz w:val="24"/>
          <w:lang w:val="en-US"/>
        </w:rPr>
        <w:t xml:space="preserve">, </w:t>
      </w:r>
      <w:r w:rsidR="00C25D73" w:rsidRPr="005500E3">
        <w:rPr>
          <w:rFonts w:ascii="Arial" w:hAnsi="Arial" w:cs="Arial"/>
          <w:sz w:val="24"/>
          <w:lang w:val="en-US"/>
        </w:rPr>
        <w:t xml:space="preserve">the </w:t>
      </w:r>
      <w:del w:id="307" w:author="Pfister  Barbara" w:date="2018-03-07T13:17:00Z">
        <w:r w:rsidR="00C25D73" w:rsidRPr="005500E3" w:rsidDel="00A61D50">
          <w:rPr>
            <w:rFonts w:ascii="Arial" w:hAnsi="Arial" w:cs="Arial"/>
            <w:sz w:val="24"/>
            <w:lang w:val="en-US"/>
          </w:rPr>
          <w:delText xml:space="preserve">exact </w:delText>
        </w:r>
      </w:del>
      <w:ins w:id="308" w:author="Pfister  Barbara" w:date="2018-03-07T13:17:00Z">
        <w:r w:rsidR="00A61D50">
          <w:rPr>
            <w:rFonts w:ascii="Arial" w:hAnsi="Arial" w:cs="Arial"/>
            <w:sz w:val="24"/>
            <w:lang w:val="en-US"/>
          </w:rPr>
          <w:t>very</w:t>
        </w:r>
        <w:r w:rsidR="00A61D50" w:rsidRPr="005500E3">
          <w:rPr>
            <w:rFonts w:ascii="Arial" w:hAnsi="Arial" w:cs="Arial"/>
            <w:sz w:val="24"/>
            <w:lang w:val="en-US"/>
          </w:rPr>
          <w:t xml:space="preserve"> </w:t>
        </w:r>
      </w:ins>
      <w:r w:rsidR="00C25D73" w:rsidRPr="005500E3">
        <w:rPr>
          <w:rFonts w:ascii="Arial" w:hAnsi="Arial" w:cs="Arial"/>
          <w:sz w:val="24"/>
          <w:lang w:val="en-US"/>
        </w:rPr>
        <w:t xml:space="preserve">same steps </w:t>
      </w:r>
      <w:proofErr w:type="gramStart"/>
      <w:r w:rsidR="00C25D73" w:rsidRPr="005500E3">
        <w:rPr>
          <w:rFonts w:ascii="Arial" w:hAnsi="Arial" w:cs="Arial"/>
          <w:sz w:val="24"/>
          <w:lang w:val="en-US"/>
        </w:rPr>
        <w:t>were performed</w:t>
      </w:r>
      <w:proofErr w:type="gramEnd"/>
      <w:r w:rsidR="00C25D73" w:rsidRPr="005500E3">
        <w:rPr>
          <w:rFonts w:ascii="Arial" w:hAnsi="Arial" w:cs="Arial"/>
          <w:sz w:val="24"/>
          <w:lang w:val="en-US"/>
        </w:rPr>
        <w:t xml:space="preserve"> with a leaf of a </w:t>
      </w:r>
      <w:r w:rsidR="004C788D" w:rsidRPr="005500E3">
        <w:rPr>
          <w:rFonts w:ascii="Arial" w:hAnsi="Arial" w:cs="Arial"/>
          <w:sz w:val="24"/>
          <w:lang w:val="en-US"/>
        </w:rPr>
        <w:t xml:space="preserve">GFP </w:t>
      </w:r>
      <w:r w:rsidR="004C788D" w:rsidRPr="00A61D50">
        <w:rPr>
          <w:rFonts w:ascii="Arial" w:hAnsi="Arial" w:cs="Arial"/>
          <w:i/>
          <w:sz w:val="24"/>
          <w:lang w:val="en-US"/>
          <w:rPrChange w:id="309" w:author="Pfister  Barbara" w:date="2018-03-07T13:17:00Z">
            <w:rPr>
              <w:rFonts w:ascii="Arial" w:hAnsi="Arial" w:cs="Arial"/>
              <w:sz w:val="24"/>
              <w:lang w:val="en-US"/>
            </w:rPr>
          </w:rPrChange>
        </w:rPr>
        <w:t>Nicotiana</w:t>
      </w:r>
      <w:r w:rsidR="004C788D" w:rsidRPr="005500E3">
        <w:rPr>
          <w:rFonts w:ascii="Arial" w:hAnsi="Arial" w:cs="Arial"/>
          <w:sz w:val="24"/>
          <w:lang w:val="en-US"/>
        </w:rPr>
        <w:t xml:space="preserve"> plant (GFP-plant)</w:t>
      </w:r>
      <w:r w:rsidR="00C25D73" w:rsidRPr="005500E3">
        <w:rPr>
          <w:rFonts w:ascii="Arial" w:hAnsi="Arial" w:cs="Arial"/>
          <w:sz w:val="24"/>
          <w:lang w:val="en-US"/>
        </w:rPr>
        <w:t xml:space="preserve">. </w:t>
      </w:r>
      <w:r w:rsidR="00C25D73" w:rsidRPr="005500E3">
        <w:rPr>
          <w:rFonts w:ascii="Arial" w:hAnsi="Arial" w:cs="Arial"/>
          <w:sz w:val="24"/>
          <w:lang w:val="en-US"/>
        </w:rPr>
        <w:br/>
        <w:t xml:space="preserve">It is crucial to prepare the mixture of the WT-plant before the mixture of the GFP-plant, because otherwise the WT extract could be contaminated with GFP DNA. Since we do not expect any </w:t>
      </w:r>
      <w:commentRangeStart w:id="310"/>
      <w:r w:rsidR="00C25D73" w:rsidRPr="005500E3">
        <w:rPr>
          <w:rFonts w:ascii="Arial" w:hAnsi="Arial" w:cs="Arial"/>
          <w:sz w:val="24"/>
          <w:lang w:val="en-US"/>
        </w:rPr>
        <w:t>result</w:t>
      </w:r>
      <w:commentRangeEnd w:id="310"/>
      <w:r w:rsidR="00A61D50">
        <w:rPr>
          <w:rStyle w:val="CommentReference"/>
        </w:rPr>
        <w:commentReference w:id="310"/>
      </w:r>
      <w:r w:rsidR="00C25D73" w:rsidRPr="005500E3">
        <w:rPr>
          <w:rFonts w:ascii="Arial" w:hAnsi="Arial" w:cs="Arial"/>
          <w:sz w:val="24"/>
          <w:lang w:val="en-US"/>
        </w:rPr>
        <w:t xml:space="preserve"> from the tube, which contains </w:t>
      </w:r>
      <w:r w:rsidR="00C25D73" w:rsidRPr="00654926">
        <w:rPr>
          <w:rFonts w:ascii="Arial" w:hAnsi="Arial" w:cs="Arial"/>
          <w:color w:val="FF0000"/>
          <w:sz w:val="24"/>
          <w:lang w:val="en-US"/>
          <w:rPrChange w:id="311" w:author="Pfister  Barbara" w:date="2018-03-07T13:08:00Z">
            <w:rPr>
              <w:rFonts w:ascii="Arial" w:hAnsi="Arial" w:cs="Arial"/>
              <w:sz w:val="24"/>
              <w:lang w:val="en-US"/>
            </w:rPr>
          </w:rPrChange>
        </w:rPr>
        <w:t xml:space="preserve">PDS </w:t>
      </w:r>
      <w:r w:rsidR="00C25D73" w:rsidRPr="005500E3">
        <w:rPr>
          <w:rFonts w:ascii="Arial" w:hAnsi="Arial" w:cs="Arial"/>
          <w:sz w:val="24"/>
          <w:lang w:val="en-US"/>
        </w:rPr>
        <w:t xml:space="preserve">PCR mix and WT DNA, the contamination of the GFP tube with WT DNA will not lead to a different </w:t>
      </w:r>
      <w:r w:rsidR="008A54B7" w:rsidRPr="005500E3">
        <w:rPr>
          <w:rFonts w:ascii="Arial" w:hAnsi="Arial" w:cs="Arial"/>
          <w:noProof/>
          <w:sz w:val="24"/>
          <w:lang w:eastAsia="de-CH"/>
        </w:rPr>
        <w:lastRenderedPageBreak/>
        <w:drawing>
          <wp:anchor distT="0" distB="0" distL="114300" distR="114300" simplePos="0" relativeHeight="251661312" behindDoc="0" locked="0" layoutInCell="1" allowOverlap="1" wp14:anchorId="397D8B37" wp14:editId="20528909">
            <wp:simplePos x="0" y="0"/>
            <wp:positionH relativeFrom="margin">
              <wp:posOffset>4675872</wp:posOffset>
            </wp:positionH>
            <wp:positionV relativeFrom="paragraph">
              <wp:posOffset>602</wp:posOffset>
            </wp:positionV>
            <wp:extent cx="998220" cy="951230"/>
            <wp:effectExtent l="0" t="0" r="0" b="127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98220" cy="951230"/>
                    </a:xfrm>
                    <a:prstGeom prst="rect">
                      <a:avLst/>
                    </a:prstGeom>
                    <a:noFill/>
                    <a:ln>
                      <a:noFill/>
                    </a:ln>
                  </pic:spPr>
                </pic:pic>
              </a:graphicData>
            </a:graphic>
          </wp:anchor>
        </w:drawing>
      </w:r>
      <w:r w:rsidR="00C25D73" w:rsidRPr="005500E3">
        <w:rPr>
          <w:rFonts w:ascii="Arial" w:hAnsi="Arial" w:cs="Arial"/>
          <w:sz w:val="24"/>
          <w:lang w:val="en-US"/>
        </w:rPr>
        <w:t xml:space="preserve">outcome, while the contamination of the WT tube with GFP-DNA would lead to an entirely different outcome than predicted (for further information, consult the hypothesis section).  </w:t>
      </w:r>
      <w:r w:rsidR="00297F64" w:rsidRPr="005500E3">
        <w:rPr>
          <w:rFonts w:ascii="Arial" w:hAnsi="Arial" w:cs="Arial"/>
          <w:sz w:val="24"/>
          <w:lang w:val="en-US"/>
        </w:rPr>
        <w:br/>
        <w:t xml:space="preserve">After the incubation of both tubes, </w:t>
      </w:r>
      <w:r w:rsidR="00264A95" w:rsidRPr="005500E3">
        <w:rPr>
          <w:rFonts w:ascii="Arial" w:hAnsi="Arial" w:cs="Arial"/>
          <w:sz w:val="24"/>
          <w:lang w:val="en-US"/>
        </w:rPr>
        <w:t>the leaf extract</w:t>
      </w:r>
      <w:r w:rsidR="00297F64" w:rsidRPr="005500E3">
        <w:rPr>
          <w:rFonts w:ascii="Arial" w:hAnsi="Arial" w:cs="Arial"/>
          <w:sz w:val="24"/>
          <w:lang w:val="en-US"/>
        </w:rPr>
        <w:t>s were then cooled down</w:t>
      </w:r>
      <w:r w:rsidR="00264A95" w:rsidRPr="005500E3">
        <w:rPr>
          <w:rFonts w:ascii="Arial" w:hAnsi="Arial" w:cs="Arial"/>
          <w:sz w:val="24"/>
          <w:lang w:val="en-US"/>
        </w:rPr>
        <w:t xml:space="preserve"> on ice for about 1 min</w:t>
      </w:r>
      <w:r w:rsidR="00297F64" w:rsidRPr="005500E3">
        <w:rPr>
          <w:rFonts w:ascii="Arial" w:hAnsi="Arial" w:cs="Arial"/>
          <w:sz w:val="24"/>
          <w:lang w:val="en-US"/>
        </w:rPr>
        <w:t>. Afterwards, 0.</w:t>
      </w:r>
      <w:r w:rsidR="00264A95" w:rsidRPr="005500E3">
        <w:rPr>
          <w:rFonts w:ascii="Arial" w:hAnsi="Arial" w:cs="Arial"/>
          <w:sz w:val="24"/>
          <w:lang w:val="en-US"/>
        </w:rPr>
        <w:t>35</w:t>
      </w:r>
      <w:r w:rsidR="00297F64" w:rsidRPr="005500E3">
        <w:rPr>
          <w:rFonts w:ascii="Arial" w:hAnsi="Arial" w:cs="Arial"/>
          <w:sz w:val="24"/>
          <w:lang w:val="en-US"/>
        </w:rPr>
        <w:t>mL</w:t>
      </w:r>
      <w:r w:rsidR="00264A95" w:rsidRPr="005500E3">
        <w:rPr>
          <w:rFonts w:ascii="Arial" w:hAnsi="Arial" w:cs="Arial"/>
          <w:sz w:val="24"/>
          <w:lang w:val="en-US"/>
        </w:rPr>
        <w:t xml:space="preserve"> of </w:t>
      </w:r>
      <w:r w:rsidR="008A54B7" w:rsidRPr="005500E3">
        <w:rPr>
          <w:noProof/>
          <w:sz w:val="24"/>
          <w:lang w:eastAsia="de-CH"/>
        </w:rPr>
        <mc:AlternateContent>
          <mc:Choice Requires="wps">
            <w:drawing>
              <wp:anchor distT="0" distB="0" distL="114300" distR="114300" simplePos="0" relativeHeight="251663360" behindDoc="0" locked="0" layoutInCell="1" allowOverlap="1" wp14:anchorId="195FDFC2" wp14:editId="0E17E5E1">
                <wp:simplePos x="0" y="0"/>
                <wp:positionH relativeFrom="margin">
                  <wp:posOffset>4728678</wp:posOffset>
                </wp:positionH>
                <wp:positionV relativeFrom="paragraph">
                  <wp:posOffset>1097213</wp:posOffset>
                </wp:positionV>
                <wp:extent cx="998220" cy="635"/>
                <wp:effectExtent l="0" t="0" r="0" b="7620"/>
                <wp:wrapSquare wrapText="bothSides"/>
                <wp:docPr id="4" name="Textfeld 4"/>
                <wp:cNvGraphicFramePr/>
                <a:graphic xmlns:a="http://schemas.openxmlformats.org/drawingml/2006/main">
                  <a:graphicData uri="http://schemas.microsoft.com/office/word/2010/wordprocessingShape">
                    <wps:wsp>
                      <wps:cNvSpPr txBox="1"/>
                      <wps:spPr>
                        <a:xfrm>
                          <a:off x="0" y="0"/>
                          <a:ext cx="998220" cy="635"/>
                        </a:xfrm>
                        <a:prstGeom prst="rect">
                          <a:avLst/>
                        </a:prstGeom>
                        <a:solidFill>
                          <a:prstClr val="white"/>
                        </a:solidFill>
                        <a:ln>
                          <a:noFill/>
                        </a:ln>
                      </wps:spPr>
                      <wps:txbx>
                        <w:txbxContent>
                          <w:p w14:paraId="45C7FE51" w14:textId="77777777" w:rsidR="00043B71" w:rsidRPr="00D65A79" w:rsidRDefault="00043B71" w:rsidP="00D65A79">
                            <w:pPr>
                              <w:pStyle w:val="Caption"/>
                              <w:rPr>
                                <w:rFonts w:ascii="Arial" w:hAnsi="Arial" w:cs="Arial"/>
                                <w:noProof/>
                                <w:lang w:val="en-US"/>
                              </w:rPr>
                            </w:pPr>
                            <w:r w:rsidRPr="00D65A79">
                              <w:rPr>
                                <w:lang w:val="en-US"/>
                              </w:rPr>
                              <w:t>Figure</w:t>
                            </w:r>
                            <w:r>
                              <w:rPr>
                                <w:lang w:val="en-US"/>
                              </w:rPr>
                              <w:t xml:space="preserve"> 13</w:t>
                            </w:r>
                            <w:r w:rsidRPr="00D65A79">
                              <w:rPr>
                                <w:lang w:val="en-US"/>
                              </w:rPr>
                              <w:t xml:space="preserve">: Figure </w:t>
                            </w:r>
                            <w:r>
                              <w:rPr>
                                <w:lang w:val="en-US"/>
                              </w:rPr>
                              <w:t>13</w:t>
                            </w:r>
                            <w:r w:rsidRPr="00D65A79">
                              <w:rPr>
                                <w:lang w:val="en-US"/>
                              </w:rPr>
                              <w:t xml:space="preserve"> shows isopropanol. From th</w:t>
                            </w:r>
                            <w:r>
                              <w:rPr>
                                <w:lang w:val="en-US"/>
                              </w:rPr>
                              <w:t xml:space="preserve">is structure, the behavior of isopropanol in water is evident.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FDFC2" id="Textfeld 4" o:spid="_x0000_s1032" type="#_x0000_t202" style="position:absolute;margin-left:372.35pt;margin-top:86.4pt;width:78.6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" stroked="f">
                <v:textbox style="mso-fit-shape-to-text:t" inset="0,0,0,0">
                  <w:txbxContent>
                    <w:p w14:paraId="45C7FE51" w14:textId="77777777" w:rsidR="00043B71" w:rsidRPr="00D65A79" w:rsidRDefault="00043B71" w:rsidP="00D65A79">
                      <w:pPr>
                        <w:pStyle w:val="Caption"/>
                        <w:rPr>
                          <w:rFonts w:ascii="Arial" w:hAnsi="Arial" w:cs="Arial"/>
                          <w:noProof/>
                          <w:lang w:val="en-US"/>
                        </w:rPr>
                      </w:pPr>
                      <w:r w:rsidRPr="00D65A79">
                        <w:rPr>
                          <w:lang w:val="en-US"/>
                        </w:rPr>
                        <w:t>Figure</w:t>
                      </w:r>
                      <w:r>
                        <w:rPr>
                          <w:lang w:val="en-US"/>
                        </w:rPr>
                        <w:t xml:space="preserve"> 13</w:t>
                      </w:r>
                      <w:r w:rsidRPr="00D65A79">
                        <w:rPr>
                          <w:lang w:val="en-US"/>
                        </w:rPr>
                        <w:t xml:space="preserve">: Figure </w:t>
                      </w:r>
                      <w:r>
                        <w:rPr>
                          <w:lang w:val="en-US"/>
                        </w:rPr>
                        <w:t>13</w:t>
                      </w:r>
                      <w:r w:rsidRPr="00D65A79">
                        <w:rPr>
                          <w:lang w:val="en-US"/>
                        </w:rPr>
                        <w:t xml:space="preserve"> shows isopropanol. From th</w:t>
                      </w:r>
                      <w:r>
                        <w:rPr>
                          <w:lang w:val="en-US"/>
                        </w:rPr>
                        <w:t xml:space="preserve">is structure, the behavior of isopropanol in water is evident. </w:t>
                      </w:r>
                    </w:p>
                  </w:txbxContent>
                </v:textbox>
                <w10:wrap type="square" anchorx="margin"/>
              </v:shape>
            </w:pict>
          </mc:Fallback>
        </mc:AlternateContent>
      </w:r>
      <w:r w:rsidR="00264A95" w:rsidRPr="005500E3">
        <w:rPr>
          <w:rFonts w:ascii="Arial" w:hAnsi="Arial" w:cs="Arial"/>
          <w:sz w:val="24"/>
          <w:lang w:val="en-US"/>
        </w:rPr>
        <w:t xml:space="preserve">chloroform </w:t>
      </w:r>
      <w:r w:rsidR="00297F64" w:rsidRPr="005500E3">
        <w:rPr>
          <w:rFonts w:ascii="Arial" w:hAnsi="Arial" w:cs="Arial"/>
          <w:sz w:val="24"/>
          <w:lang w:val="en-US"/>
        </w:rPr>
        <w:t>was added</w:t>
      </w:r>
      <w:r w:rsidR="00264A95" w:rsidRPr="005500E3">
        <w:rPr>
          <w:rFonts w:ascii="Arial" w:hAnsi="Arial" w:cs="Arial"/>
          <w:sz w:val="24"/>
          <w:lang w:val="en-US"/>
        </w:rPr>
        <w:t xml:space="preserve">. </w:t>
      </w:r>
      <w:r w:rsidR="00297F64" w:rsidRPr="005500E3">
        <w:rPr>
          <w:rFonts w:ascii="Arial" w:hAnsi="Arial" w:cs="Arial"/>
          <w:sz w:val="24"/>
          <w:lang w:val="en-US"/>
        </w:rPr>
        <w:t>The tubes were then repeatedly inverted</w:t>
      </w:r>
      <w:r w:rsidR="00264A95" w:rsidRPr="005500E3">
        <w:rPr>
          <w:rFonts w:ascii="Arial" w:hAnsi="Arial" w:cs="Arial"/>
          <w:sz w:val="24"/>
          <w:lang w:val="en-US"/>
        </w:rPr>
        <w:t xml:space="preserve"> for</w:t>
      </w:r>
      <w:r w:rsidR="00297F64" w:rsidRPr="005500E3">
        <w:rPr>
          <w:rFonts w:ascii="Arial" w:hAnsi="Arial" w:cs="Arial"/>
          <w:sz w:val="24"/>
          <w:lang w:val="en-US"/>
        </w:rPr>
        <w:t xml:space="preserve"> about</w:t>
      </w:r>
      <w:r w:rsidR="00264A95" w:rsidRPr="005500E3">
        <w:rPr>
          <w:rFonts w:ascii="Arial" w:hAnsi="Arial" w:cs="Arial"/>
          <w:sz w:val="24"/>
          <w:lang w:val="en-US"/>
        </w:rPr>
        <w:t xml:space="preserve"> 3 min at room temperature</w:t>
      </w:r>
      <w:r w:rsidR="00D65A79" w:rsidRPr="005500E3">
        <w:rPr>
          <w:rFonts w:ascii="Arial" w:hAnsi="Arial" w:cs="Arial"/>
          <w:sz w:val="24"/>
          <w:lang w:val="en-US"/>
        </w:rPr>
        <w:t xml:space="preserve"> (RT)</w:t>
      </w:r>
      <w:r w:rsidR="00264A95" w:rsidRPr="005500E3">
        <w:rPr>
          <w:rFonts w:ascii="Arial" w:hAnsi="Arial" w:cs="Arial"/>
          <w:sz w:val="24"/>
          <w:lang w:val="en-US"/>
        </w:rPr>
        <w:t>.</w:t>
      </w:r>
      <w:r w:rsidR="00D65A79" w:rsidRPr="005500E3">
        <w:rPr>
          <w:rFonts w:ascii="Arial" w:hAnsi="Arial" w:cs="Arial"/>
          <w:sz w:val="24"/>
          <w:lang w:val="en-US"/>
        </w:rPr>
        <w:t xml:space="preserve"> </w:t>
      </w:r>
      <w:r w:rsidR="00D65A79" w:rsidRPr="005500E3">
        <w:rPr>
          <w:rFonts w:ascii="Arial" w:hAnsi="Arial" w:cs="Arial"/>
          <w:sz w:val="24"/>
          <w:lang w:val="en-US"/>
        </w:rPr>
        <w:br/>
        <w:t xml:space="preserve">Both extracts </w:t>
      </w:r>
      <w:proofErr w:type="gramStart"/>
      <w:r w:rsidR="00D65A79" w:rsidRPr="005500E3">
        <w:rPr>
          <w:rFonts w:ascii="Arial" w:hAnsi="Arial" w:cs="Arial"/>
          <w:sz w:val="24"/>
          <w:lang w:val="en-US"/>
        </w:rPr>
        <w:t>were then put</w:t>
      </w:r>
      <w:proofErr w:type="gramEnd"/>
      <w:r w:rsidR="00D65A79" w:rsidRPr="005500E3">
        <w:rPr>
          <w:rFonts w:ascii="Arial" w:hAnsi="Arial" w:cs="Arial"/>
          <w:sz w:val="24"/>
          <w:lang w:val="en-US"/>
        </w:rPr>
        <w:t xml:space="preserve"> in an ultracentrifuge for 2 min at 13000 </w:t>
      </w:r>
      <w:r w:rsidR="00A510D6" w:rsidRPr="005500E3">
        <w:rPr>
          <w:rFonts w:ascii="Arial" w:hAnsi="Arial" w:cs="Arial"/>
          <w:sz w:val="24"/>
          <w:lang w:val="en-US"/>
        </w:rPr>
        <w:t>rotations per minute (</w:t>
      </w:r>
      <w:r w:rsidR="00D65A79" w:rsidRPr="005500E3">
        <w:rPr>
          <w:rFonts w:ascii="Arial" w:hAnsi="Arial" w:cs="Arial"/>
          <w:sz w:val="24"/>
          <w:lang w:val="en-US"/>
        </w:rPr>
        <w:t>rpm</w:t>
      </w:r>
      <w:r w:rsidR="00A510D6" w:rsidRPr="005500E3">
        <w:rPr>
          <w:rFonts w:ascii="Arial" w:hAnsi="Arial" w:cs="Arial"/>
          <w:sz w:val="24"/>
          <w:lang w:val="en-US"/>
        </w:rPr>
        <w:t>)</w:t>
      </w:r>
      <w:r w:rsidR="00D65A79" w:rsidRPr="005500E3">
        <w:rPr>
          <w:rFonts w:ascii="Arial" w:hAnsi="Arial" w:cs="Arial"/>
          <w:sz w:val="24"/>
          <w:lang w:val="en-US"/>
        </w:rPr>
        <w:t xml:space="preserve"> at RT. </w:t>
      </w:r>
      <w:r w:rsidR="00D65A79" w:rsidRPr="005500E3">
        <w:rPr>
          <w:rFonts w:ascii="Arial" w:hAnsi="Arial" w:cs="Arial"/>
          <w:sz w:val="24"/>
          <w:lang w:val="en-US"/>
        </w:rPr>
        <w:br/>
      </w:r>
      <w:r w:rsidR="00D65A79" w:rsidRPr="0034473C">
        <w:rPr>
          <w:rFonts w:ascii="Arial" w:hAnsi="Arial" w:cs="Arial"/>
          <w:color w:val="FF0000"/>
          <w:sz w:val="24"/>
          <w:lang w:val="en-US"/>
          <w:rPrChange w:id="312" w:author="Pfister  Barbara" w:date="2018-03-07T13:29:00Z">
            <w:rPr>
              <w:rFonts w:ascii="Arial" w:hAnsi="Arial" w:cs="Arial"/>
              <w:sz w:val="24"/>
              <w:lang w:val="en-US"/>
            </w:rPr>
          </w:rPrChange>
        </w:rPr>
        <w:t xml:space="preserve">During this process, two new 1.5mL Eppendorf-tubes were labeled. </w:t>
      </w:r>
      <w:r w:rsidR="00D65A79" w:rsidRPr="005500E3">
        <w:rPr>
          <w:rFonts w:ascii="Arial" w:hAnsi="Arial" w:cs="Arial"/>
          <w:sz w:val="24"/>
          <w:lang w:val="en-US"/>
        </w:rPr>
        <w:t>0.5</w:t>
      </w:r>
      <w:r w:rsidR="00A510D6" w:rsidRPr="005500E3">
        <w:rPr>
          <w:rFonts w:ascii="Arial" w:hAnsi="Arial" w:cs="Arial"/>
          <w:sz w:val="24"/>
          <w:lang w:val="en-US"/>
        </w:rPr>
        <w:t>m</w:t>
      </w:r>
      <w:r w:rsidR="00D65A79" w:rsidRPr="005500E3">
        <w:rPr>
          <w:rFonts w:ascii="Arial" w:hAnsi="Arial" w:cs="Arial"/>
          <w:sz w:val="24"/>
          <w:lang w:val="en-US"/>
        </w:rPr>
        <w:t xml:space="preserve">L of the upper aqueous phase (since chloroform and water do not mix) </w:t>
      </w:r>
      <w:proofErr w:type="gramStart"/>
      <w:r w:rsidR="00D65A79" w:rsidRPr="005500E3">
        <w:rPr>
          <w:rFonts w:ascii="Arial" w:hAnsi="Arial" w:cs="Arial"/>
          <w:sz w:val="24"/>
          <w:lang w:val="en-US"/>
        </w:rPr>
        <w:t>were pipetted</w:t>
      </w:r>
      <w:proofErr w:type="gramEnd"/>
      <w:r w:rsidR="00D65A79" w:rsidRPr="005500E3">
        <w:rPr>
          <w:rFonts w:ascii="Arial" w:hAnsi="Arial" w:cs="Arial"/>
          <w:sz w:val="24"/>
          <w:lang w:val="en-US"/>
        </w:rPr>
        <w:t xml:space="preserve"> to a respectively labelled Eppendorf-tube</w:t>
      </w:r>
      <w:ins w:id="313" w:author="Pfister  Barbara" w:date="2018-03-07T13:28:00Z">
        <w:r w:rsidR="0034473C">
          <w:rPr>
            <w:rFonts w:ascii="Arial" w:hAnsi="Arial" w:cs="Arial"/>
            <w:sz w:val="24"/>
            <w:lang w:val="en-US"/>
          </w:rPr>
          <w:t xml:space="preserve"> without transferring </w:t>
        </w:r>
      </w:ins>
      <w:del w:id="314" w:author="Pfister  Barbara" w:date="2018-03-07T13:28:00Z">
        <w:r w:rsidR="00D65A79" w:rsidRPr="005500E3" w:rsidDel="0034473C">
          <w:rPr>
            <w:rFonts w:ascii="Arial" w:hAnsi="Arial" w:cs="Arial"/>
            <w:sz w:val="24"/>
            <w:lang w:val="en-US"/>
          </w:rPr>
          <w:delText xml:space="preserve">. It was utterly fundamental not to transfer </w:delText>
        </w:r>
      </w:del>
      <w:r w:rsidR="00D65A79" w:rsidRPr="005500E3">
        <w:rPr>
          <w:rFonts w:ascii="Arial" w:hAnsi="Arial" w:cs="Arial"/>
          <w:sz w:val="24"/>
          <w:lang w:val="en-US"/>
        </w:rPr>
        <w:t xml:space="preserve">any cell fragments. </w:t>
      </w:r>
      <w:r w:rsidR="00D65A79" w:rsidRPr="005500E3">
        <w:rPr>
          <w:rFonts w:ascii="Arial" w:hAnsi="Arial" w:cs="Arial"/>
          <w:sz w:val="24"/>
          <w:lang w:val="en-US"/>
        </w:rPr>
        <w:br/>
      </w:r>
      <w:commentRangeStart w:id="315"/>
      <w:r w:rsidR="00D65A79" w:rsidRPr="005500E3">
        <w:rPr>
          <w:rFonts w:ascii="Arial" w:hAnsi="Arial" w:cs="Arial"/>
          <w:sz w:val="24"/>
          <w:lang w:val="en-US"/>
        </w:rPr>
        <w:t xml:space="preserve">In a next step, 0.35mL of isopropanol (see figure </w:t>
      </w:r>
      <w:r w:rsidR="00FD3A0F">
        <w:rPr>
          <w:rFonts w:ascii="Arial" w:hAnsi="Arial" w:cs="Arial"/>
          <w:sz w:val="24"/>
          <w:lang w:val="en-US"/>
        </w:rPr>
        <w:t>13</w:t>
      </w:r>
      <w:r w:rsidR="00D65A79" w:rsidRPr="005500E3">
        <w:rPr>
          <w:rFonts w:ascii="Arial" w:hAnsi="Arial" w:cs="Arial"/>
          <w:sz w:val="24"/>
          <w:lang w:val="en-US"/>
        </w:rPr>
        <w:t>)</w:t>
      </w:r>
      <w:r w:rsidR="00374CB3" w:rsidRPr="005500E3">
        <w:rPr>
          <w:rFonts w:ascii="Arial" w:hAnsi="Arial" w:cs="Arial"/>
          <w:sz w:val="24"/>
          <w:lang w:val="en-US"/>
        </w:rPr>
        <w:t xml:space="preserve"> was added to both tubes</w:t>
      </w:r>
      <w:r w:rsidR="002053B5" w:rsidRPr="005500E3">
        <w:rPr>
          <w:rFonts w:ascii="Arial" w:hAnsi="Arial" w:cs="Arial"/>
          <w:sz w:val="24"/>
          <w:lang w:val="en-US"/>
        </w:rPr>
        <w:t>. The tubes were then</w:t>
      </w:r>
      <w:r w:rsidR="00D65A79" w:rsidRPr="005500E3">
        <w:rPr>
          <w:rFonts w:ascii="Arial" w:hAnsi="Arial" w:cs="Arial"/>
          <w:sz w:val="24"/>
          <w:lang w:val="en-US"/>
        </w:rPr>
        <w:t xml:space="preserve"> mix well but gentl</w:t>
      </w:r>
      <w:r w:rsidR="002053B5" w:rsidRPr="005500E3">
        <w:rPr>
          <w:rFonts w:ascii="Arial" w:hAnsi="Arial" w:cs="Arial"/>
          <w:sz w:val="24"/>
          <w:lang w:val="en-US"/>
        </w:rPr>
        <w:t>y and then</w:t>
      </w:r>
      <w:r w:rsidR="00D65A79" w:rsidRPr="005500E3">
        <w:rPr>
          <w:rFonts w:ascii="Arial" w:hAnsi="Arial" w:cs="Arial"/>
          <w:sz w:val="24"/>
          <w:lang w:val="en-US"/>
        </w:rPr>
        <w:t xml:space="preserve"> incubate </w:t>
      </w:r>
      <w:r w:rsidR="004B6937" w:rsidRPr="005500E3">
        <w:rPr>
          <w:rFonts w:ascii="Arial" w:hAnsi="Arial" w:cs="Arial"/>
          <w:sz w:val="24"/>
          <w:lang w:val="en-US"/>
        </w:rPr>
        <w:t>for about</w:t>
      </w:r>
      <w:r w:rsidR="002053B5" w:rsidRPr="005500E3">
        <w:rPr>
          <w:rFonts w:ascii="Arial" w:hAnsi="Arial" w:cs="Arial"/>
          <w:sz w:val="24"/>
          <w:lang w:val="en-US"/>
        </w:rPr>
        <w:t xml:space="preserve"> </w:t>
      </w:r>
      <w:r w:rsidR="00D65A79" w:rsidRPr="005500E3">
        <w:rPr>
          <w:rFonts w:ascii="Arial" w:hAnsi="Arial" w:cs="Arial"/>
          <w:sz w:val="24"/>
          <w:lang w:val="en-US"/>
        </w:rPr>
        <w:t xml:space="preserve">2 min at RT. DNA precipitates </w:t>
      </w:r>
      <w:r w:rsidR="004B6937" w:rsidRPr="005500E3">
        <w:rPr>
          <w:rFonts w:ascii="Arial" w:hAnsi="Arial" w:cs="Arial"/>
          <w:sz w:val="24"/>
          <w:lang w:val="en-US"/>
        </w:rPr>
        <w:t xml:space="preserve">due to the addition of isopropanol </w:t>
      </w:r>
      <w:r w:rsidR="00D65A79" w:rsidRPr="005500E3">
        <w:rPr>
          <w:rFonts w:ascii="Arial" w:hAnsi="Arial" w:cs="Arial"/>
          <w:sz w:val="24"/>
          <w:lang w:val="en-US"/>
        </w:rPr>
        <w:t xml:space="preserve">and can be separated from molecular impurities. </w:t>
      </w:r>
      <w:commentRangeEnd w:id="315"/>
      <w:r w:rsidR="0034473C">
        <w:rPr>
          <w:rStyle w:val="CommentReference"/>
        </w:rPr>
        <w:commentReference w:id="315"/>
      </w:r>
      <w:r w:rsidR="004B6937" w:rsidRPr="005500E3">
        <w:rPr>
          <w:rFonts w:ascii="Arial" w:hAnsi="Arial" w:cs="Arial"/>
          <w:sz w:val="24"/>
          <w:lang w:val="en-US"/>
        </w:rPr>
        <w:t xml:space="preserve">Both tubes </w:t>
      </w:r>
      <w:proofErr w:type="gramStart"/>
      <w:r w:rsidR="004B6937" w:rsidRPr="005500E3">
        <w:rPr>
          <w:rFonts w:ascii="Arial" w:hAnsi="Arial" w:cs="Arial"/>
          <w:sz w:val="24"/>
          <w:lang w:val="en-US"/>
        </w:rPr>
        <w:t>were then centrifuged</w:t>
      </w:r>
      <w:proofErr w:type="gramEnd"/>
      <w:r w:rsidR="00D65A79" w:rsidRPr="005500E3">
        <w:rPr>
          <w:rFonts w:ascii="Arial" w:hAnsi="Arial" w:cs="Arial"/>
          <w:sz w:val="24"/>
          <w:lang w:val="en-US"/>
        </w:rPr>
        <w:t xml:space="preserve"> at 13</w:t>
      </w:r>
      <w:r w:rsidR="00FA45DC">
        <w:rPr>
          <w:rFonts w:ascii="Arial" w:hAnsi="Arial" w:cs="Arial"/>
          <w:sz w:val="24"/>
          <w:lang w:val="en-US"/>
        </w:rPr>
        <w:t>0</w:t>
      </w:r>
      <w:r w:rsidR="00D65A79" w:rsidRPr="005500E3">
        <w:rPr>
          <w:rFonts w:ascii="Arial" w:hAnsi="Arial" w:cs="Arial"/>
          <w:sz w:val="24"/>
          <w:lang w:val="en-US"/>
        </w:rPr>
        <w:t>00 rpm for 10 min at RT</w:t>
      </w:r>
      <w:r w:rsidR="004B6937" w:rsidRPr="005500E3">
        <w:rPr>
          <w:rFonts w:ascii="Arial" w:hAnsi="Arial" w:cs="Arial"/>
          <w:sz w:val="24"/>
          <w:lang w:val="en-US"/>
        </w:rPr>
        <w:t xml:space="preserve">. In a next step, the supernatant was </w:t>
      </w:r>
      <w:r w:rsidR="00D65A79" w:rsidRPr="005500E3">
        <w:rPr>
          <w:rFonts w:ascii="Arial" w:hAnsi="Arial" w:cs="Arial"/>
          <w:sz w:val="24"/>
          <w:lang w:val="en-US"/>
        </w:rPr>
        <w:t>remove</w:t>
      </w:r>
      <w:r w:rsidR="004B6937" w:rsidRPr="005500E3">
        <w:rPr>
          <w:rFonts w:ascii="Arial" w:hAnsi="Arial" w:cs="Arial"/>
          <w:sz w:val="24"/>
          <w:lang w:val="en-US"/>
        </w:rPr>
        <w:t xml:space="preserve">d with a </w:t>
      </w:r>
      <w:r w:rsidR="008E1EAE" w:rsidRPr="005500E3">
        <w:rPr>
          <w:rFonts w:ascii="Arial" w:hAnsi="Arial" w:cs="Arial"/>
          <w:sz w:val="24"/>
          <w:lang w:val="en-US"/>
        </w:rPr>
        <w:t>pipette</w:t>
      </w:r>
      <w:r w:rsidR="004B6937" w:rsidRPr="005500E3">
        <w:rPr>
          <w:rFonts w:ascii="Arial" w:hAnsi="Arial" w:cs="Arial"/>
          <w:sz w:val="24"/>
          <w:lang w:val="en-US"/>
        </w:rPr>
        <w:t>.</w:t>
      </w:r>
      <w:r w:rsidR="00CC1D15" w:rsidRPr="005500E3">
        <w:rPr>
          <w:rFonts w:ascii="Arial" w:hAnsi="Arial" w:cs="Arial"/>
          <w:sz w:val="24"/>
          <w:lang w:val="en-US"/>
        </w:rPr>
        <w:t xml:space="preserve"> </w:t>
      </w:r>
      <w:r w:rsidR="00CC1D15" w:rsidRPr="005500E3">
        <w:rPr>
          <w:rFonts w:ascii="Arial" w:hAnsi="Arial" w:cs="Arial"/>
          <w:sz w:val="24"/>
          <w:lang w:val="en-US"/>
        </w:rPr>
        <w:br/>
        <w:t xml:space="preserve">After the addition 0.5 mL of cooled 70% ethanol to the DNA pellet, </w:t>
      </w:r>
      <w:r w:rsidR="00A510D6" w:rsidRPr="005500E3">
        <w:rPr>
          <w:rFonts w:ascii="Arial" w:hAnsi="Arial" w:cs="Arial"/>
          <w:sz w:val="24"/>
          <w:lang w:val="en-US"/>
        </w:rPr>
        <w:t>both tubes were</w:t>
      </w:r>
      <w:r w:rsidR="00CC1D15" w:rsidRPr="005500E3">
        <w:rPr>
          <w:rFonts w:ascii="Arial" w:hAnsi="Arial" w:cs="Arial"/>
          <w:sz w:val="24"/>
          <w:lang w:val="en-US"/>
        </w:rPr>
        <w:t xml:space="preserve"> gently </w:t>
      </w:r>
      <w:r w:rsidR="00A510D6" w:rsidRPr="005500E3">
        <w:rPr>
          <w:rFonts w:ascii="Arial" w:hAnsi="Arial" w:cs="Arial"/>
          <w:sz w:val="24"/>
          <w:lang w:val="en-US"/>
        </w:rPr>
        <w:t>swirled</w:t>
      </w:r>
      <w:r w:rsidR="00CC1D15" w:rsidRPr="005500E3">
        <w:rPr>
          <w:rFonts w:ascii="Arial" w:hAnsi="Arial" w:cs="Arial"/>
          <w:sz w:val="24"/>
          <w:lang w:val="en-US"/>
        </w:rPr>
        <w:t xml:space="preserve"> and centrifuge for 5 min at 13</w:t>
      </w:r>
      <w:r w:rsidR="00A510D6" w:rsidRPr="005500E3">
        <w:rPr>
          <w:rFonts w:ascii="Arial" w:hAnsi="Arial" w:cs="Arial"/>
          <w:sz w:val="24"/>
          <w:lang w:val="en-US"/>
        </w:rPr>
        <w:t>0</w:t>
      </w:r>
      <w:r w:rsidR="00CC1D15" w:rsidRPr="005500E3">
        <w:rPr>
          <w:rFonts w:ascii="Arial" w:hAnsi="Arial" w:cs="Arial"/>
          <w:sz w:val="24"/>
          <w:lang w:val="en-US"/>
        </w:rPr>
        <w:t xml:space="preserve">00 rpm at RT. </w:t>
      </w:r>
      <w:r w:rsidR="00C90EFF" w:rsidRPr="005500E3">
        <w:rPr>
          <w:rFonts w:ascii="Arial" w:hAnsi="Arial" w:cs="Arial"/>
          <w:sz w:val="24"/>
          <w:lang w:val="en-US"/>
        </w:rPr>
        <w:t xml:space="preserve">The </w:t>
      </w:r>
      <w:r w:rsidR="00CC1D15" w:rsidRPr="005500E3">
        <w:rPr>
          <w:rFonts w:ascii="Arial" w:hAnsi="Arial" w:cs="Arial"/>
          <w:sz w:val="24"/>
          <w:lang w:val="en-US"/>
        </w:rPr>
        <w:t>supernatant</w:t>
      </w:r>
      <w:r w:rsidR="00C90EFF" w:rsidRPr="005500E3">
        <w:rPr>
          <w:rFonts w:ascii="Arial" w:hAnsi="Arial" w:cs="Arial"/>
          <w:sz w:val="24"/>
          <w:lang w:val="en-US"/>
        </w:rPr>
        <w:t xml:space="preserve"> was</w:t>
      </w:r>
      <w:r w:rsidR="00CC1D15" w:rsidRPr="005500E3">
        <w:rPr>
          <w:rFonts w:ascii="Arial" w:hAnsi="Arial" w:cs="Arial"/>
          <w:sz w:val="24"/>
          <w:lang w:val="en-US"/>
        </w:rPr>
        <w:t xml:space="preserve"> carefully </w:t>
      </w:r>
      <w:r w:rsidR="00C90EFF" w:rsidRPr="005500E3">
        <w:rPr>
          <w:rFonts w:ascii="Arial" w:hAnsi="Arial" w:cs="Arial"/>
          <w:sz w:val="24"/>
          <w:lang w:val="en-US"/>
        </w:rPr>
        <w:t xml:space="preserve">removed and both tubes were left open at RT for a few minutes to </w:t>
      </w:r>
      <w:r w:rsidR="00CC1D15" w:rsidRPr="005500E3">
        <w:rPr>
          <w:rFonts w:ascii="Arial" w:hAnsi="Arial" w:cs="Arial"/>
          <w:sz w:val="24"/>
          <w:lang w:val="en-US"/>
        </w:rPr>
        <w:t>dry</w:t>
      </w:r>
      <w:r w:rsidR="00C90EFF" w:rsidRPr="005500E3">
        <w:rPr>
          <w:rFonts w:ascii="Arial" w:hAnsi="Arial" w:cs="Arial"/>
          <w:sz w:val="24"/>
          <w:lang w:val="en-US"/>
        </w:rPr>
        <w:t xml:space="preserve"> the</w:t>
      </w:r>
      <w:r w:rsidR="00CC1D15" w:rsidRPr="005500E3">
        <w:rPr>
          <w:rFonts w:ascii="Arial" w:hAnsi="Arial" w:cs="Arial"/>
          <w:sz w:val="24"/>
          <w:lang w:val="en-US"/>
        </w:rPr>
        <w:t xml:space="preserve"> DNA pellet. </w:t>
      </w:r>
      <w:r w:rsidR="00C90EFF" w:rsidRPr="005500E3">
        <w:rPr>
          <w:rFonts w:ascii="Arial" w:hAnsi="Arial" w:cs="Arial"/>
          <w:sz w:val="24"/>
          <w:lang w:val="en-US"/>
        </w:rPr>
        <w:t>The DNA pellets were then d</w:t>
      </w:r>
      <w:r w:rsidR="00CC1D15" w:rsidRPr="005500E3">
        <w:rPr>
          <w:rFonts w:ascii="Arial" w:hAnsi="Arial" w:cs="Arial"/>
          <w:sz w:val="24"/>
          <w:lang w:val="en-US"/>
        </w:rPr>
        <w:t>issolve</w:t>
      </w:r>
      <w:r w:rsidR="00C90EFF" w:rsidRPr="005500E3">
        <w:rPr>
          <w:rFonts w:ascii="Arial" w:hAnsi="Arial" w:cs="Arial"/>
          <w:sz w:val="24"/>
          <w:lang w:val="en-US"/>
        </w:rPr>
        <w:t>d</w:t>
      </w:r>
      <w:r w:rsidR="00CC1D15" w:rsidRPr="005500E3">
        <w:rPr>
          <w:rFonts w:ascii="Arial" w:hAnsi="Arial" w:cs="Arial"/>
          <w:sz w:val="24"/>
          <w:lang w:val="en-US"/>
        </w:rPr>
        <w:t xml:space="preserve"> </w:t>
      </w:r>
      <w:r w:rsidR="00C90EFF" w:rsidRPr="005500E3">
        <w:rPr>
          <w:rFonts w:ascii="Arial" w:hAnsi="Arial" w:cs="Arial"/>
          <w:sz w:val="24"/>
          <w:lang w:val="en-US"/>
        </w:rPr>
        <w:t>0.1mL</w:t>
      </w:r>
      <w:r w:rsidR="00CC1D15" w:rsidRPr="005500E3">
        <w:rPr>
          <w:rFonts w:ascii="Arial" w:hAnsi="Arial" w:cs="Arial"/>
          <w:sz w:val="24"/>
          <w:lang w:val="en-US"/>
        </w:rPr>
        <w:t xml:space="preserve"> of </w:t>
      </w:r>
      <w:r w:rsidR="00C90EFF" w:rsidRPr="005500E3">
        <w:rPr>
          <w:rFonts w:ascii="Arial" w:hAnsi="Arial" w:cs="Arial"/>
          <w:sz w:val="24"/>
          <w:lang w:val="en-US"/>
        </w:rPr>
        <w:t xml:space="preserve">deionized </w:t>
      </w:r>
      <w:r w:rsidR="00CC1D15" w:rsidRPr="005500E3">
        <w:rPr>
          <w:rFonts w:ascii="Arial" w:hAnsi="Arial" w:cs="Arial"/>
          <w:sz w:val="24"/>
          <w:lang w:val="en-US"/>
        </w:rPr>
        <w:t>water</w:t>
      </w:r>
      <w:r w:rsidR="00C90EFF" w:rsidRPr="005500E3">
        <w:rPr>
          <w:rFonts w:ascii="Arial" w:hAnsi="Arial" w:cs="Arial"/>
          <w:sz w:val="24"/>
          <w:lang w:val="en-US"/>
        </w:rPr>
        <w:t xml:space="preserve">. </w:t>
      </w:r>
      <w:r w:rsidR="000D6D18" w:rsidRPr="005500E3">
        <w:rPr>
          <w:rFonts w:ascii="Arial" w:hAnsi="Arial" w:cs="Arial"/>
          <w:sz w:val="24"/>
          <w:lang w:val="en-US"/>
        </w:rPr>
        <w:br/>
        <w:t>After this step,</w:t>
      </w:r>
      <w:r w:rsidR="008D6F6A" w:rsidRPr="005500E3">
        <w:rPr>
          <w:rFonts w:ascii="Arial" w:hAnsi="Arial" w:cs="Arial"/>
          <w:sz w:val="24"/>
          <w:lang w:val="en-US"/>
        </w:rPr>
        <w:t xml:space="preserve"> 0.05mL of the </w:t>
      </w:r>
      <w:r w:rsidR="002E111F" w:rsidRPr="005500E3">
        <w:rPr>
          <w:rFonts w:ascii="Arial" w:hAnsi="Arial" w:cs="Arial"/>
          <w:sz w:val="24"/>
          <w:lang w:val="en-US"/>
        </w:rPr>
        <w:t>two tubes were transferred to 0.2mL tubes, according to the table in the script, page 25</w:t>
      </w:r>
      <w:r w:rsidR="00290C38">
        <w:rPr>
          <w:rFonts w:ascii="Arial" w:hAnsi="Arial" w:cs="Arial"/>
          <w:sz w:val="24"/>
          <w:vertAlign w:val="superscript"/>
          <w:lang w:val="en-US"/>
        </w:rPr>
        <w:t>[1]</w:t>
      </w:r>
      <w:r w:rsidR="002E111F" w:rsidRPr="005500E3">
        <w:rPr>
          <w:rFonts w:ascii="Arial" w:hAnsi="Arial" w:cs="Arial"/>
          <w:sz w:val="24"/>
          <w:lang w:val="en-US"/>
        </w:rPr>
        <w:t xml:space="preserve">. </w:t>
      </w:r>
      <w:r w:rsidR="000D6D18" w:rsidRPr="005500E3">
        <w:rPr>
          <w:rFonts w:ascii="Arial" w:hAnsi="Arial" w:cs="Arial"/>
          <w:sz w:val="24"/>
          <w:lang w:val="en-US"/>
        </w:rPr>
        <w:t xml:space="preserve"> </w:t>
      </w:r>
      <w:r w:rsidR="00761382" w:rsidRPr="005500E3">
        <w:rPr>
          <w:rFonts w:ascii="Arial" w:hAnsi="Arial" w:cs="Arial"/>
          <w:sz w:val="24"/>
          <w:lang w:val="en-US"/>
        </w:rPr>
        <w:br/>
      </w:r>
      <w:commentRangeStart w:id="316"/>
      <w:r w:rsidR="00761382" w:rsidRPr="005500E3">
        <w:rPr>
          <w:rFonts w:ascii="Arial" w:hAnsi="Arial" w:cs="Arial"/>
          <w:sz w:val="24"/>
          <w:lang w:val="en-US"/>
        </w:rPr>
        <w:t>The first tube is filled with wild type (WT) DNA, the second tube contains GFP DNA and the third tube is filled with water. All of them contain additionally GFP PCR mix. The fifth tube is filled with wild type (WT) DNA, the sixth tube contains GFP DNA and the seventh tube is filled with water. Those three tubes contain additionally Actin PCR mix.</w:t>
      </w:r>
      <w:r w:rsidR="00FA612F">
        <w:rPr>
          <w:rFonts w:ascii="Arial" w:hAnsi="Arial" w:cs="Arial"/>
          <w:sz w:val="24"/>
          <w:lang w:val="en-US"/>
        </w:rPr>
        <w:br/>
      </w:r>
      <w:commentRangeEnd w:id="316"/>
      <w:r w:rsidR="00234C39">
        <w:rPr>
          <w:rStyle w:val="CommentReference"/>
        </w:rPr>
        <w:commentReference w:id="316"/>
      </w:r>
    </w:p>
    <w:p w14:paraId="6E321422" w14:textId="77777777" w:rsidR="00986025" w:rsidRPr="00B8511A" w:rsidRDefault="00986025" w:rsidP="00D12213">
      <w:pPr>
        <w:rPr>
          <w:rFonts w:asciiTheme="majorHAnsi" w:eastAsiaTheme="majorEastAsia" w:hAnsiTheme="majorHAnsi" w:cstheme="majorBidi"/>
          <w:color w:val="2F5496" w:themeColor="accent1" w:themeShade="BF"/>
          <w:sz w:val="32"/>
          <w:szCs w:val="32"/>
          <w:lang w:val="en-US"/>
        </w:rPr>
      </w:pPr>
      <w:r w:rsidRPr="00B8511A">
        <w:rPr>
          <w:rFonts w:asciiTheme="majorHAnsi" w:eastAsiaTheme="majorEastAsia" w:hAnsiTheme="majorHAnsi" w:cstheme="majorBidi"/>
          <w:color w:val="2F5496" w:themeColor="accent1" w:themeShade="BF"/>
          <w:sz w:val="32"/>
          <w:szCs w:val="32"/>
          <w:lang w:val="en-US"/>
        </w:rPr>
        <w:t>Experiment 2:</w:t>
      </w:r>
    </w:p>
    <w:p w14:paraId="123B4E2C" w14:textId="09E1372A" w:rsidR="00464734" w:rsidRPr="00587B6A" w:rsidRDefault="00E16B1A" w:rsidP="00464734">
      <w:pPr>
        <w:rPr>
          <w:rFonts w:ascii="Arial" w:hAnsi="Arial" w:cs="Arial"/>
          <w:sz w:val="24"/>
          <w:lang w:val="en-US"/>
        </w:rPr>
      </w:pPr>
      <w:r w:rsidRPr="0034473C">
        <w:rPr>
          <w:rFonts w:ascii="Arial" w:hAnsi="Arial" w:cs="Arial"/>
          <w:color w:val="FF0000"/>
          <w:sz w:val="24"/>
          <w:lang w:val="en-US"/>
          <w:rPrChange w:id="317" w:author="Pfister  Barbara" w:date="2018-03-07T13:29:00Z">
            <w:rPr>
              <w:rFonts w:ascii="Arial" w:hAnsi="Arial" w:cs="Arial"/>
              <w:sz w:val="24"/>
              <w:lang w:val="en-US"/>
            </w:rPr>
          </w:rPrChange>
        </w:rPr>
        <w:t>0.0</w:t>
      </w:r>
      <w:r w:rsidR="00C0181F" w:rsidRPr="0034473C">
        <w:rPr>
          <w:rFonts w:ascii="Arial" w:hAnsi="Arial" w:cs="Arial"/>
          <w:color w:val="FF0000"/>
          <w:sz w:val="24"/>
          <w:lang w:val="en-US"/>
          <w:rPrChange w:id="318" w:author="Pfister  Barbara" w:date="2018-03-07T13:29:00Z">
            <w:rPr>
              <w:rFonts w:ascii="Arial" w:hAnsi="Arial" w:cs="Arial"/>
              <w:sz w:val="24"/>
              <w:lang w:val="en-US"/>
            </w:rPr>
          </w:rPrChange>
        </w:rPr>
        <w:t>5</w:t>
      </w:r>
      <w:ins w:id="319" w:author="Pfister  Barbara" w:date="2018-03-07T13:30:00Z">
        <w:r w:rsidR="0034473C">
          <w:rPr>
            <w:rFonts w:ascii="Arial" w:hAnsi="Arial" w:cs="Arial"/>
            <w:color w:val="FF0000"/>
            <w:sz w:val="24"/>
            <w:lang w:val="en-US"/>
          </w:rPr>
          <w:t xml:space="preserve"> </w:t>
        </w:r>
      </w:ins>
      <w:r>
        <w:rPr>
          <w:rFonts w:ascii="Arial" w:hAnsi="Arial" w:cs="Arial"/>
          <w:sz w:val="24"/>
          <w:lang w:val="en-US"/>
        </w:rPr>
        <w:t>m</w:t>
      </w:r>
      <w:r w:rsidR="00C0181F" w:rsidRPr="005500E3">
        <w:rPr>
          <w:rFonts w:ascii="Arial" w:hAnsi="Arial" w:cs="Arial"/>
          <w:sz w:val="24"/>
          <w:lang w:val="en-US"/>
        </w:rPr>
        <w:t>L</w:t>
      </w:r>
      <w:r w:rsidR="00655941" w:rsidRPr="005500E3">
        <w:rPr>
          <w:rFonts w:ascii="Arial" w:hAnsi="Arial" w:cs="Arial"/>
          <w:sz w:val="24"/>
          <w:lang w:val="en-US"/>
        </w:rPr>
        <w:t xml:space="preserve"> of RNA from Agro-TRV-PDS and </w:t>
      </w:r>
      <w:r>
        <w:rPr>
          <w:rFonts w:ascii="Arial" w:hAnsi="Arial" w:cs="Arial"/>
          <w:sz w:val="24"/>
          <w:lang w:val="en-US"/>
        </w:rPr>
        <w:t>0.05</w:t>
      </w:r>
      <w:ins w:id="320" w:author="Pfister  Barbara" w:date="2018-03-07T13:30:00Z">
        <w:r w:rsidR="0034473C">
          <w:rPr>
            <w:rFonts w:ascii="Arial" w:hAnsi="Arial" w:cs="Arial"/>
            <w:sz w:val="24"/>
            <w:lang w:val="en-US"/>
          </w:rPr>
          <w:t xml:space="preserve"> </w:t>
        </w:r>
      </w:ins>
      <w:r>
        <w:rPr>
          <w:rFonts w:ascii="Arial" w:hAnsi="Arial" w:cs="Arial"/>
          <w:sz w:val="24"/>
          <w:lang w:val="en-US"/>
        </w:rPr>
        <w:t>m</w:t>
      </w:r>
      <w:r w:rsidR="00C0181F" w:rsidRPr="005500E3">
        <w:rPr>
          <w:rFonts w:ascii="Arial" w:hAnsi="Arial" w:cs="Arial"/>
          <w:sz w:val="24"/>
          <w:lang w:val="en-US"/>
        </w:rPr>
        <w:t>L</w:t>
      </w:r>
      <w:r w:rsidR="00655941" w:rsidRPr="005500E3">
        <w:rPr>
          <w:rFonts w:ascii="Arial" w:hAnsi="Arial" w:cs="Arial"/>
          <w:sz w:val="24"/>
          <w:lang w:val="en-US"/>
        </w:rPr>
        <w:t xml:space="preserve"> of RNA from the mock plant </w:t>
      </w:r>
      <w:proofErr w:type="gramStart"/>
      <w:r w:rsidR="00C0181F" w:rsidRPr="005500E3">
        <w:rPr>
          <w:rFonts w:ascii="Arial" w:hAnsi="Arial" w:cs="Arial"/>
          <w:sz w:val="24"/>
          <w:lang w:val="en-US"/>
        </w:rPr>
        <w:t xml:space="preserve">were </w:t>
      </w:r>
      <w:ins w:id="321" w:author="Pfister  Barbara" w:date="2018-03-07T13:30:00Z">
        <w:r w:rsidR="0034473C">
          <w:rPr>
            <w:rFonts w:ascii="Arial" w:hAnsi="Arial" w:cs="Arial"/>
            <w:sz w:val="24"/>
            <w:lang w:val="en-US"/>
          </w:rPr>
          <w:t xml:space="preserve">transferred </w:t>
        </w:r>
      </w:ins>
      <w:del w:id="322" w:author="Pfister  Barbara" w:date="2018-03-07T13:44:00Z">
        <w:r w:rsidR="00C0181F" w:rsidRPr="005500E3" w:rsidDel="00234C39">
          <w:rPr>
            <w:rFonts w:ascii="Arial" w:hAnsi="Arial" w:cs="Arial"/>
            <w:sz w:val="24"/>
            <w:lang w:val="en-US"/>
          </w:rPr>
          <w:delText xml:space="preserve">put </w:delText>
        </w:r>
        <w:r w:rsidR="00436680" w:rsidRPr="005500E3" w:rsidDel="00234C39">
          <w:rPr>
            <w:rFonts w:ascii="Arial" w:hAnsi="Arial" w:cs="Arial"/>
            <w:sz w:val="24"/>
            <w:lang w:val="en-US"/>
          </w:rPr>
          <w:delText>in</w:delText>
        </w:r>
      </w:del>
      <w:ins w:id="323" w:author="Pfister  Barbara" w:date="2018-03-07T13:44:00Z">
        <w:r w:rsidR="00234C39">
          <w:rPr>
            <w:rFonts w:ascii="Arial" w:hAnsi="Arial" w:cs="Arial"/>
            <w:sz w:val="24"/>
            <w:lang w:val="en-US"/>
          </w:rPr>
          <w:t>to</w:t>
        </w:r>
      </w:ins>
      <w:r w:rsidR="00436680" w:rsidRPr="005500E3">
        <w:rPr>
          <w:rFonts w:ascii="Arial" w:hAnsi="Arial" w:cs="Arial"/>
          <w:sz w:val="24"/>
          <w:lang w:val="en-US"/>
        </w:rPr>
        <w:t xml:space="preserve"> 1.5 mL</w:t>
      </w:r>
      <w:r w:rsidR="00840185" w:rsidRPr="005500E3">
        <w:rPr>
          <w:rFonts w:ascii="Arial" w:hAnsi="Arial" w:cs="Arial"/>
          <w:sz w:val="24"/>
          <w:lang w:val="en-US"/>
        </w:rPr>
        <w:t xml:space="preserve"> Eppendorf tubes </w:t>
      </w:r>
      <w:r w:rsidR="001B4122" w:rsidRPr="005500E3">
        <w:rPr>
          <w:rFonts w:ascii="Arial" w:hAnsi="Arial" w:cs="Arial"/>
          <w:sz w:val="24"/>
          <w:lang w:val="en-US"/>
        </w:rPr>
        <w:t>and mixed with 15µL of</w:t>
      </w:r>
      <w:r w:rsidR="00840185" w:rsidRPr="005500E3">
        <w:rPr>
          <w:rFonts w:ascii="Arial" w:hAnsi="Arial" w:cs="Arial"/>
          <w:sz w:val="24"/>
          <w:lang w:val="en-US"/>
        </w:rPr>
        <w:t xml:space="preserve"> RT reaction mix</w:t>
      </w:r>
      <w:proofErr w:type="gramEnd"/>
      <w:r w:rsidR="00840185" w:rsidRPr="005500E3">
        <w:rPr>
          <w:rFonts w:ascii="Arial" w:hAnsi="Arial" w:cs="Arial"/>
          <w:sz w:val="24"/>
          <w:lang w:val="en-US"/>
        </w:rPr>
        <w:t xml:space="preserve">. </w:t>
      </w:r>
      <w:r w:rsidR="005F23A0" w:rsidRPr="005500E3">
        <w:rPr>
          <w:rFonts w:ascii="Arial" w:hAnsi="Arial" w:cs="Arial"/>
          <w:sz w:val="24"/>
          <w:lang w:val="en-US"/>
        </w:rPr>
        <w:t>Both mixtures were centrifuged for approximately 5 seconds</w:t>
      </w:r>
      <w:r w:rsidR="00840185" w:rsidRPr="005500E3">
        <w:rPr>
          <w:rFonts w:ascii="Arial" w:hAnsi="Arial" w:cs="Arial"/>
          <w:sz w:val="24"/>
          <w:lang w:val="en-US"/>
        </w:rPr>
        <w:t xml:space="preserve"> and</w:t>
      </w:r>
      <w:r w:rsidR="005F23A0" w:rsidRPr="005500E3">
        <w:rPr>
          <w:rFonts w:ascii="Arial" w:hAnsi="Arial" w:cs="Arial"/>
          <w:sz w:val="24"/>
          <w:lang w:val="en-US"/>
        </w:rPr>
        <w:t xml:space="preserve"> then</w:t>
      </w:r>
      <w:r w:rsidR="00840185" w:rsidRPr="005500E3">
        <w:rPr>
          <w:rFonts w:ascii="Arial" w:hAnsi="Arial" w:cs="Arial"/>
          <w:sz w:val="24"/>
          <w:lang w:val="en-US"/>
        </w:rPr>
        <w:t xml:space="preserve"> incubate</w:t>
      </w:r>
      <w:r w:rsidR="005F23A0" w:rsidRPr="005500E3">
        <w:rPr>
          <w:rFonts w:ascii="Arial" w:hAnsi="Arial" w:cs="Arial"/>
          <w:sz w:val="24"/>
          <w:lang w:val="en-US"/>
        </w:rPr>
        <w:t>d</w:t>
      </w:r>
      <w:r w:rsidR="00840185" w:rsidRPr="005500E3">
        <w:rPr>
          <w:rFonts w:ascii="Arial" w:hAnsi="Arial" w:cs="Arial"/>
          <w:sz w:val="24"/>
          <w:lang w:val="en-US"/>
        </w:rPr>
        <w:t xml:space="preserve"> for 1 h at 4</w:t>
      </w:r>
      <w:r w:rsidR="005F23A0" w:rsidRPr="005500E3">
        <w:rPr>
          <w:rFonts w:ascii="Arial" w:hAnsi="Arial" w:cs="Arial"/>
          <w:sz w:val="24"/>
          <w:lang w:val="en-US"/>
        </w:rPr>
        <w:t>0</w:t>
      </w:r>
      <w:r w:rsidR="00840185" w:rsidRPr="005500E3">
        <w:rPr>
          <w:rFonts w:ascii="Arial" w:hAnsi="Arial" w:cs="Arial"/>
          <w:sz w:val="24"/>
          <w:lang w:val="en-US"/>
        </w:rPr>
        <w:t xml:space="preserve"> °C. </w:t>
      </w:r>
      <w:r w:rsidR="005F23A0" w:rsidRPr="005500E3">
        <w:rPr>
          <w:rFonts w:ascii="Arial" w:hAnsi="Arial" w:cs="Arial"/>
          <w:sz w:val="24"/>
          <w:lang w:val="en-US"/>
        </w:rPr>
        <w:br/>
        <w:t>After the incubation period</w:t>
      </w:r>
      <w:del w:id="324" w:author="Pfister  Barbara" w:date="2018-03-07T13:09:00Z">
        <w:r w:rsidR="005F23A0" w:rsidRPr="005500E3" w:rsidDel="00654926">
          <w:rPr>
            <w:rFonts w:ascii="Arial" w:hAnsi="Arial" w:cs="Arial"/>
            <w:sz w:val="24"/>
            <w:lang w:val="en-US"/>
          </w:rPr>
          <w:delText>e</w:delText>
        </w:r>
      </w:del>
      <w:r w:rsidR="005F23A0" w:rsidRPr="005500E3">
        <w:rPr>
          <w:rFonts w:ascii="Arial" w:hAnsi="Arial" w:cs="Arial"/>
          <w:sz w:val="24"/>
          <w:lang w:val="en-US"/>
        </w:rPr>
        <w:t xml:space="preserve">, both tubes </w:t>
      </w:r>
      <w:proofErr w:type="gramStart"/>
      <w:r w:rsidR="005F23A0" w:rsidRPr="005500E3">
        <w:rPr>
          <w:rFonts w:ascii="Arial" w:hAnsi="Arial" w:cs="Arial"/>
          <w:sz w:val="24"/>
          <w:lang w:val="en-US"/>
        </w:rPr>
        <w:t>were heated</w:t>
      </w:r>
      <w:proofErr w:type="gramEnd"/>
      <w:r w:rsidR="005F23A0" w:rsidRPr="005500E3">
        <w:rPr>
          <w:rFonts w:ascii="Arial" w:hAnsi="Arial" w:cs="Arial"/>
          <w:sz w:val="24"/>
          <w:lang w:val="en-US"/>
        </w:rPr>
        <w:t xml:space="preserve"> up to </w:t>
      </w:r>
      <w:r w:rsidR="00840185" w:rsidRPr="005500E3">
        <w:rPr>
          <w:rFonts w:ascii="Arial" w:hAnsi="Arial" w:cs="Arial"/>
          <w:sz w:val="24"/>
          <w:lang w:val="en-US"/>
        </w:rPr>
        <w:t>70°C</w:t>
      </w:r>
      <w:r w:rsidR="005F23A0" w:rsidRPr="005500E3">
        <w:rPr>
          <w:rFonts w:ascii="Arial" w:hAnsi="Arial" w:cs="Arial"/>
          <w:sz w:val="24"/>
          <w:lang w:val="en-US"/>
        </w:rPr>
        <w:t xml:space="preserve"> for 5 min, subsequently </w:t>
      </w:r>
      <w:proofErr w:type="spellStart"/>
      <w:r w:rsidR="005F23A0" w:rsidRPr="005500E3">
        <w:rPr>
          <w:rFonts w:ascii="Arial" w:hAnsi="Arial" w:cs="Arial"/>
          <w:sz w:val="24"/>
          <w:lang w:val="en-US"/>
        </w:rPr>
        <w:t>denaturating</w:t>
      </w:r>
      <w:proofErr w:type="spellEnd"/>
      <w:r w:rsidR="005F23A0" w:rsidRPr="005500E3">
        <w:rPr>
          <w:rFonts w:ascii="Arial" w:hAnsi="Arial" w:cs="Arial"/>
          <w:sz w:val="24"/>
          <w:lang w:val="en-US"/>
        </w:rPr>
        <w:t xml:space="preserve"> the reverse transcriptase and therefore </w:t>
      </w:r>
      <w:r w:rsidR="00840185" w:rsidRPr="005500E3">
        <w:rPr>
          <w:rFonts w:ascii="Arial" w:hAnsi="Arial" w:cs="Arial"/>
          <w:sz w:val="24"/>
          <w:lang w:val="en-US"/>
        </w:rPr>
        <w:t>inactivate t</w:t>
      </w:r>
      <w:r w:rsidR="005F23A0" w:rsidRPr="005500E3">
        <w:rPr>
          <w:rFonts w:ascii="Arial" w:hAnsi="Arial" w:cs="Arial"/>
          <w:sz w:val="24"/>
          <w:lang w:val="en-US"/>
        </w:rPr>
        <w:t xml:space="preserve">his </w:t>
      </w:r>
      <w:r w:rsidR="006F0508">
        <w:rPr>
          <w:rFonts w:ascii="Arial" w:hAnsi="Arial" w:cs="Arial"/>
          <w:sz w:val="24"/>
          <w:lang w:val="en-US"/>
        </w:rPr>
        <w:t>enzyme</w:t>
      </w:r>
      <w:r w:rsidR="005F23A0" w:rsidRPr="005500E3">
        <w:rPr>
          <w:rFonts w:ascii="Arial" w:hAnsi="Arial" w:cs="Arial"/>
          <w:sz w:val="24"/>
          <w:lang w:val="en-US"/>
        </w:rPr>
        <w:t xml:space="preserve">. </w:t>
      </w:r>
      <w:r w:rsidR="005F23A0" w:rsidRPr="005500E3">
        <w:rPr>
          <w:rFonts w:ascii="Arial" w:hAnsi="Arial" w:cs="Arial"/>
          <w:sz w:val="24"/>
          <w:lang w:val="en-US"/>
        </w:rPr>
        <w:br/>
        <w:t>After this step, the mixture in both tubes were</w:t>
      </w:r>
      <w:r w:rsidR="00840185" w:rsidRPr="005500E3">
        <w:rPr>
          <w:rFonts w:ascii="Arial" w:hAnsi="Arial" w:cs="Arial"/>
          <w:sz w:val="24"/>
          <w:lang w:val="en-US"/>
        </w:rPr>
        <w:t xml:space="preserve"> dilute</w:t>
      </w:r>
      <w:r w:rsidR="005F23A0" w:rsidRPr="005500E3">
        <w:rPr>
          <w:rFonts w:ascii="Arial" w:hAnsi="Arial" w:cs="Arial"/>
          <w:sz w:val="24"/>
          <w:lang w:val="en-US"/>
        </w:rPr>
        <w:t>d</w:t>
      </w:r>
      <w:r w:rsidR="00840185" w:rsidRPr="005500E3">
        <w:rPr>
          <w:rFonts w:ascii="Arial" w:hAnsi="Arial" w:cs="Arial"/>
          <w:sz w:val="24"/>
          <w:lang w:val="en-US"/>
        </w:rPr>
        <w:t xml:space="preserve"> </w:t>
      </w:r>
      <w:proofErr w:type="gramStart"/>
      <w:r w:rsidR="00840185" w:rsidRPr="005500E3">
        <w:rPr>
          <w:rFonts w:ascii="Arial" w:hAnsi="Arial" w:cs="Arial"/>
          <w:sz w:val="24"/>
          <w:lang w:val="en-US"/>
        </w:rPr>
        <w:t>5</w:t>
      </w:r>
      <w:proofErr w:type="gramEnd"/>
      <w:r w:rsidR="00840185" w:rsidRPr="005500E3">
        <w:rPr>
          <w:rFonts w:ascii="Arial" w:hAnsi="Arial" w:cs="Arial"/>
          <w:sz w:val="24"/>
          <w:lang w:val="en-US"/>
        </w:rPr>
        <w:t xml:space="preserve"> fold with water. </w:t>
      </w:r>
      <w:r w:rsidR="00464734">
        <w:rPr>
          <w:rFonts w:ascii="Arial" w:hAnsi="Arial" w:cs="Arial"/>
          <w:sz w:val="24"/>
          <w:lang w:val="en-US"/>
        </w:rPr>
        <w:br/>
      </w:r>
      <w:r w:rsidR="00464734" w:rsidRPr="005500E3">
        <w:rPr>
          <w:rFonts w:ascii="Arial" w:hAnsi="Arial" w:cs="Arial"/>
          <w:sz w:val="24"/>
          <w:lang w:val="en-US"/>
        </w:rPr>
        <w:t>After this step, 0.05mL of the two tubes were transferred to 0.2mL tubes, according to the table in the script, page 2</w:t>
      </w:r>
      <w:r w:rsidR="00464734">
        <w:rPr>
          <w:rFonts w:ascii="Arial" w:hAnsi="Arial" w:cs="Arial"/>
          <w:sz w:val="24"/>
          <w:lang w:val="en-US"/>
        </w:rPr>
        <w:t>6</w:t>
      </w:r>
      <w:r w:rsidR="00290C38">
        <w:rPr>
          <w:rFonts w:ascii="Arial" w:hAnsi="Arial" w:cs="Arial"/>
          <w:sz w:val="24"/>
          <w:vertAlign w:val="superscript"/>
          <w:lang w:val="en-US"/>
        </w:rPr>
        <w:t>[1]</w:t>
      </w:r>
      <w:r w:rsidR="00464734" w:rsidRPr="00587B6A">
        <w:rPr>
          <w:rFonts w:ascii="Arial" w:hAnsi="Arial" w:cs="Arial"/>
          <w:sz w:val="24"/>
          <w:lang w:val="en-US"/>
        </w:rPr>
        <w:t xml:space="preserve">. The first tube </w:t>
      </w:r>
      <w:r w:rsidR="00587B6A" w:rsidRPr="00587B6A">
        <w:rPr>
          <w:rFonts w:ascii="Arial" w:hAnsi="Arial" w:cs="Arial"/>
          <w:sz w:val="24"/>
          <w:lang w:val="en-US"/>
        </w:rPr>
        <w:t>was</w:t>
      </w:r>
      <w:r w:rsidR="00464734" w:rsidRPr="00587B6A">
        <w:rPr>
          <w:rFonts w:ascii="Arial" w:hAnsi="Arial" w:cs="Arial"/>
          <w:sz w:val="24"/>
          <w:lang w:val="en-US"/>
        </w:rPr>
        <w:t xml:space="preserve"> filled with mock cDNA, the second tube contain</w:t>
      </w:r>
      <w:r w:rsidR="00587B6A" w:rsidRPr="00587B6A">
        <w:rPr>
          <w:rFonts w:ascii="Arial" w:hAnsi="Arial" w:cs="Arial"/>
          <w:sz w:val="24"/>
          <w:lang w:val="en-US"/>
        </w:rPr>
        <w:t>ed</w:t>
      </w:r>
      <w:r w:rsidR="00464734" w:rsidRPr="00587B6A">
        <w:rPr>
          <w:rFonts w:ascii="Arial" w:hAnsi="Arial" w:cs="Arial"/>
          <w:sz w:val="24"/>
          <w:lang w:val="en-US"/>
        </w:rPr>
        <w:t xml:space="preserve"> PDS-silenced cDNA and the third tube </w:t>
      </w:r>
      <w:r w:rsidR="00587B6A" w:rsidRPr="00587B6A">
        <w:rPr>
          <w:rFonts w:ascii="Arial" w:hAnsi="Arial" w:cs="Arial"/>
          <w:sz w:val="24"/>
          <w:lang w:val="en-US"/>
        </w:rPr>
        <w:t>was</w:t>
      </w:r>
      <w:r w:rsidR="00464734" w:rsidRPr="00587B6A">
        <w:rPr>
          <w:rFonts w:ascii="Arial" w:hAnsi="Arial" w:cs="Arial"/>
          <w:sz w:val="24"/>
          <w:lang w:val="en-US"/>
        </w:rPr>
        <w:t xml:space="preserve"> filled with water. All of them contain additionally PDS PCR mix. The fifth tube </w:t>
      </w:r>
      <w:r w:rsidR="00587B6A" w:rsidRPr="00587B6A">
        <w:rPr>
          <w:rFonts w:ascii="Arial" w:hAnsi="Arial" w:cs="Arial"/>
          <w:sz w:val="24"/>
          <w:lang w:val="en-US"/>
        </w:rPr>
        <w:t>was</w:t>
      </w:r>
      <w:r w:rsidR="00464734" w:rsidRPr="00587B6A">
        <w:rPr>
          <w:rFonts w:ascii="Arial" w:hAnsi="Arial" w:cs="Arial"/>
          <w:sz w:val="24"/>
          <w:lang w:val="en-US"/>
        </w:rPr>
        <w:t xml:space="preserve"> filled with mock cDNA, the sixth tube contain</w:t>
      </w:r>
      <w:r w:rsidR="00587B6A" w:rsidRPr="00587B6A">
        <w:rPr>
          <w:rFonts w:ascii="Arial" w:hAnsi="Arial" w:cs="Arial"/>
          <w:sz w:val="24"/>
          <w:lang w:val="en-US"/>
        </w:rPr>
        <w:t>ed</w:t>
      </w:r>
      <w:r w:rsidR="00464734" w:rsidRPr="00587B6A">
        <w:rPr>
          <w:rFonts w:ascii="Arial" w:hAnsi="Arial" w:cs="Arial"/>
          <w:sz w:val="24"/>
          <w:lang w:val="en-US"/>
        </w:rPr>
        <w:t xml:space="preserve"> PDS-silenced cDNA and the seventh tube </w:t>
      </w:r>
      <w:r w:rsidR="00587B6A" w:rsidRPr="00587B6A">
        <w:rPr>
          <w:rFonts w:ascii="Arial" w:hAnsi="Arial" w:cs="Arial"/>
          <w:sz w:val="24"/>
          <w:lang w:val="en-US"/>
        </w:rPr>
        <w:t>was</w:t>
      </w:r>
      <w:r w:rsidR="00464734" w:rsidRPr="00587B6A">
        <w:rPr>
          <w:rFonts w:ascii="Arial" w:hAnsi="Arial" w:cs="Arial"/>
          <w:sz w:val="24"/>
          <w:lang w:val="en-US"/>
        </w:rPr>
        <w:t xml:space="preserve"> filled with water. </w:t>
      </w:r>
      <w:r w:rsidR="00E236E5">
        <w:rPr>
          <w:rFonts w:ascii="Arial" w:hAnsi="Arial" w:cs="Arial"/>
          <w:sz w:val="24"/>
          <w:lang w:val="en-US"/>
        </w:rPr>
        <w:t>T</w:t>
      </w:r>
      <w:r w:rsidR="00587B6A" w:rsidRPr="00587B6A">
        <w:rPr>
          <w:rFonts w:ascii="Arial" w:hAnsi="Arial" w:cs="Arial"/>
          <w:sz w:val="24"/>
          <w:lang w:val="en-US"/>
        </w:rPr>
        <w:t>hose three tubes</w:t>
      </w:r>
      <w:r w:rsidR="00464734" w:rsidRPr="00587B6A">
        <w:rPr>
          <w:rFonts w:ascii="Arial" w:hAnsi="Arial" w:cs="Arial"/>
          <w:sz w:val="24"/>
          <w:lang w:val="en-US"/>
        </w:rPr>
        <w:t xml:space="preserve"> contain</w:t>
      </w:r>
      <w:r w:rsidR="00587B6A" w:rsidRPr="00587B6A">
        <w:rPr>
          <w:rFonts w:ascii="Arial" w:hAnsi="Arial" w:cs="Arial"/>
          <w:sz w:val="24"/>
          <w:lang w:val="en-US"/>
        </w:rPr>
        <w:t>ed</w:t>
      </w:r>
      <w:r w:rsidR="00464734" w:rsidRPr="00587B6A">
        <w:rPr>
          <w:rFonts w:ascii="Arial" w:hAnsi="Arial" w:cs="Arial"/>
          <w:sz w:val="24"/>
          <w:lang w:val="en-US"/>
        </w:rPr>
        <w:t xml:space="preserve"> additionally Actin PCR mix.</w:t>
      </w:r>
    </w:p>
    <w:p w14:paraId="08329E2B" w14:textId="77777777" w:rsidR="00402744" w:rsidRPr="00402744" w:rsidRDefault="00402744" w:rsidP="00402744">
      <w:pPr>
        <w:rPr>
          <w:rFonts w:asciiTheme="majorHAnsi" w:eastAsiaTheme="majorEastAsia" w:hAnsiTheme="majorHAnsi" w:cstheme="majorBidi"/>
          <w:color w:val="2F5496" w:themeColor="accent1" w:themeShade="BF"/>
          <w:sz w:val="32"/>
          <w:szCs w:val="32"/>
          <w:lang w:val="en-US"/>
        </w:rPr>
      </w:pPr>
      <w:r w:rsidRPr="00402744">
        <w:rPr>
          <w:rFonts w:asciiTheme="majorHAnsi" w:eastAsiaTheme="majorEastAsia" w:hAnsiTheme="majorHAnsi" w:cstheme="majorBidi"/>
          <w:color w:val="2F5496" w:themeColor="accent1" w:themeShade="BF"/>
          <w:sz w:val="32"/>
          <w:szCs w:val="32"/>
          <w:lang w:val="en-US"/>
        </w:rPr>
        <w:lastRenderedPageBreak/>
        <w:t>References</w:t>
      </w:r>
    </w:p>
    <w:p w14:paraId="18EA833B" w14:textId="77777777" w:rsidR="00B8511A" w:rsidRDefault="00B8511A" w:rsidP="00DD028C">
      <w:pPr>
        <w:spacing w:line="276" w:lineRule="auto"/>
        <w:rPr>
          <w:rFonts w:cstheme="minorHAnsi"/>
          <w:sz w:val="24"/>
          <w:szCs w:val="24"/>
          <w:lang w:val="en-US"/>
        </w:rPr>
      </w:pPr>
      <w:r>
        <w:rPr>
          <w:rFonts w:cstheme="minorHAnsi"/>
          <w:b/>
          <w:sz w:val="24"/>
          <w:szCs w:val="24"/>
          <w:lang w:val="en-US"/>
        </w:rPr>
        <w:t xml:space="preserve">[1] </w:t>
      </w:r>
      <w:r>
        <w:rPr>
          <w:rFonts w:cstheme="minorHAnsi"/>
          <w:sz w:val="24"/>
          <w:szCs w:val="24"/>
          <w:lang w:val="en-US"/>
        </w:rPr>
        <w:t>Script Practical: Fundamentals of Biology II, plant physiology part, Department of Biology, Institute of Molecular Plant Biology</w:t>
      </w:r>
    </w:p>
    <w:p w14:paraId="77B93D54" w14:textId="77777777" w:rsidR="00B8511A" w:rsidRDefault="00B8511A" w:rsidP="00DD028C">
      <w:pPr>
        <w:spacing w:line="276" w:lineRule="auto"/>
        <w:rPr>
          <w:rFonts w:cstheme="minorHAnsi"/>
          <w:sz w:val="24"/>
          <w:szCs w:val="24"/>
          <w:lang w:val="en-US"/>
        </w:rPr>
      </w:pPr>
      <w:r>
        <w:rPr>
          <w:rFonts w:cstheme="minorHAnsi"/>
          <w:b/>
          <w:sz w:val="24"/>
          <w:szCs w:val="24"/>
          <w:lang w:val="en-US"/>
        </w:rPr>
        <w:t xml:space="preserve">[2] </w:t>
      </w:r>
      <w:r>
        <w:rPr>
          <w:rFonts w:cstheme="minorHAnsi"/>
          <w:sz w:val="24"/>
          <w:szCs w:val="24"/>
          <w:lang w:val="en-US"/>
        </w:rPr>
        <w:t>https://de.wikipedia.org/wiki/Chlorophylle#Bedeutung_in_der_Photosynthese</w:t>
      </w:r>
    </w:p>
    <w:p w14:paraId="1872C9FC" w14:textId="77777777" w:rsidR="00B8511A" w:rsidRDefault="00B8511A" w:rsidP="00DD028C">
      <w:pPr>
        <w:spacing w:line="276" w:lineRule="auto"/>
        <w:rPr>
          <w:rFonts w:cstheme="minorHAnsi"/>
          <w:sz w:val="24"/>
          <w:szCs w:val="24"/>
          <w:lang w:val="en-US"/>
        </w:rPr>
      </w:pPr>
      <w:r>
        <w:rPr>
          <w:rFonts w:cstheme="minorHAnsi"/>
          <w:b/>
          <w:sz w:val="24"/>
          <w:szCs w:val="24"/>
          <w:lang w:val="en-US"/>
        </w:rPr>
        <w:t xml:space="preserve">[3] </w:t>
      </w:r>
      <w:r>
        <w:rPr>
          <w:rFonts w:cstheme="minorHAnsi"/>
          <w:sz w:val="24"/>
          <w:szCs w:val="24"/>
          <w:lang w:val="en-US"/>
        </w:rPr>
        <w:t>Lecture Slides Day 2 C31</w:t>
      </w:r>
    </w:p>
    <w:p w14:paraId="06BB95CD" w14:textId="77777777" w:rsidR="00B8511A" w:rsidRDefault="00B8511A" w:rsidP="00DD028C">
      <w:pPr>
        <w:spacing w:line="276" w:lineRule="auto"/>
        <w:rPr>
          <w:sz w:val="24"/>
          <w:szCs w:val="24"/>
          <w:lang w:val="en-US"/>
        </w:rPr>
      </w:pPr>
      <w:r>
        <w:rPr>
          <w:b/>
          <w:sz w:val="24"/>
          <w:szCs w:val="24"/>
          <w:lang w:val="en-US"/>
        </w:rPr>
        <w:t>[4]</w:t>
      </w:r>
      <w:r>
        <w:rPr>
          <w:sz w:val="24"/>
          <w:szCs w:val="24"/>
          <w:lang w:val="en-US"/>
        </w:rPr>
        <w:t xml:space="preserve"> </w:t>
      </w:r>
      <w:r w:rsidR="00043B71">
        <w:fldChar w:fldCharType="begin"/>
      </w:r>
      <w:r w:rsidR="00043B71" w:rsidRPr="00EB3AF5">
        <w:rPr>
          <w:lang w:val="en-US"/>
          <w:rPrChange w:id="325" w:author="Pfister  Barbara" w:date="2018-03-07T11:20:00Z">
            <w:rPr/>
          </w:rPrChange>
        </w:rPr>
        <w:instrText xml:space="preserve"> HYPERLINK "http://plantphys.info/plant_physiology/lightrxn.shtml" </w:instrText>
      </w:r>
      <w:r w:rsidR="00043B71">
        <w:fldChar w:fldCharType="separate"/>
      </w:r>
      <w:r>
        <w:rPr>
          <w:rStyle w:val="Hyperlink"/>
          <w:color w:val="auto"/>
          <w:sz w:val="24"/>
          <w:szCs w:val="24"/>
          <w:lang w:val="en-US"/>
        </w:rPr>
        <w:t>http://plantphys.info/plant_physiology/lightrxn.shtml</w:t>
      </w:r>
      <w:r w:rsidR="00043B71">
        <w:rPr>
          <w:rStyle w:val="Hyperlink"/>
          <w:color w:val="auto"/>
          <w:sz w:val="24"/>
          <w:szCs w:val="24"/>
          <w:lang w:val="en-US"/>
        </w:rPr>
        <w:fldChar w:fldCharType="end"/>
      </w:r>
      <w:r>
        <w:rPr>
          <w:sz w:val="24"/>
          <w:szCs w:val="24"/>
          <w:lang w:val="en-US"/>
        </w:rPr>
        <w:t>, accessed 04.03.2018</w:t>
      </w:r>
    </w:p>
    <w:p w14:paraId="656E975D" w14:textId="77777777" w:rsidR="00DD028C" w:rsidRDefault="00A05474" w:rsidP="00DD028C">
      <w:pPr>
        <w:spacing w:line="276" w:lineRule="auto"/>
        <w:rPr>
          <w:rFonts w:cstheme="minorHAnsi"/>
          <w:sz w:val="24"/>
          <w:szCs w:val="24"/>
          <w:lang w:val="en-US"/>
        </w:rPr>
      </w:pPr>
      <w:r>
        <w:rPr>
          <w:rFonts w:cstheme="minorHAnsi"/>
          <w:b/>
          <w:sz w:val="24"/>
          <w:szCs w:val="24"/>
          <w:lang w:val="en-US"/>
        </w:rPr>
        <w:t>[</w:t>
      </w:r>
      <w:r w:rsidR="00274CCE">
        <w:rPr>
          <w:rFonts w:cstheme="minorHAnsi"/>
          <w:b/>
          <w:sz w:val="24"/>
          <w:szCs w:val="24"/>
          <w:lang w:val="en-US"/>
        </w:rPr>
        <w:t>5</w:t>
      </w:r>
      <w:r>
        <w:rPr>
          <w:rFonts w:cstheme="minorHAnsi"/>
          <w:b/>
          <w:sz w:val="24"/>
          <w:szCs w:val="24"/>
          <w:lang w:val="en-US"/>
        </w:rPr>
        <w:t>]</w:t>
      </w:r>
      <w:r>
        <w:rPr>
          <w:rFonts w:cstheme="minorHAnsi"/>
          <w:sz w:val="24"/>
          <w:szCs w:val="24"/>
          <w:lang w:val="en-US"/>
        </w:rPr>
        <w:t xml:space="preserve"> </w:t>
      </w:r>
      <w:r w:rsidR="00043B71">
        <w:fldChar w:fldCharType="begin"/>
      </w:r>
      <w:r w:rsidR="00043B71" w:rsidRPr="00EB3AF5">
        <w:rPr>
          <w:lang w:val="en-US"/>
          <w:rPrChange w:id="326" w:author="Pfister  Barbara" w:date="2018-03-07T11:20:00Z">
            <w:rPr/>
          </w:rPrChange>
        </w:rPr>
        <w:instrText xml:space="preserve"> HYPERLINK "https://de.wikipedia.org/wiki/Herbizid" \l "Breitbandherbizide" </w:instrText>
      </w:r>
      <w:r w:rsidR="00043B71">
        <w:fldChar w:fldCharType="separate"/>
      </w:r>
      <w:r w:rsidR="00DD028C" w:rsidRPr="00E55D66">
        <w:rPr>
          <w:rStyle w:val="Hyperlink"/>
          <w:rFonts w:cstheme="minorHAnsi"/>
          <w:sz w:val="24"/>
          <w:szCs w:val="24"/>
          <w:lang w:val="en-US"/>
        </w:rPr>
        <w:t>https://de.wikipedia.org/wiki/Herbizid#Breitbandherbizide</w:t>
      </w:r>
      <w:r w:rsidR="00043B71">
        <w:rPr>
          <w:rStyle w:val="Hyperlink"/>
          <w:rFonts w:cstheme="minorHAnsi"/>
          <w:sz w:val="24"/>
          <w:szCs w:val="24"/>
          <w:lang w:val="en-US"/>
        </w:rPr>
        <w:fldChar w:fldCharType="end"/>
      </w:r>
    </w:p>
    <w:p w14:paraId="5EB1A5F9" w14:textId="77777777" w:rsidR="00A05474" w:rsidRDefault="00A05474" w:rsidP="00DD028C">
      <w:pPr>
        <w:spacing w:line="276" w:lineRule="auto"/>
        <w:rPr>
          <w:rFonts w:cstheme="minorHAnsi"/>
          <w:sz w:val="24"/>
          <w:szCs w:val="24"/>
          <w:lang w:val="en-US"/>
        </w:rPr>
      </w:pPr>
      <w:r>
        <w:rPr>
          <w:rFonts w:cstheme="minorHAnsi"/>
          <w:b/>
          <w:sz w:val="24"/>
          <w:szCs w:val="24"/>
          <w:lang w:val="en-US"/>
        </w:rPr>
        <w:t>[</w:t>
      </w:r>
      <w:r w:rsidR="00274CCE">
        <w:rPr>
          <w:rFonts w:cstheme="minorHAnsi"/>
          <w:b/>
          <w:sz w:val="24"/>
          <w:szCs w:val="24"/>
          <w:lang w:val="en-US"/>
        </w:rPr>
        <w:t>6</w:t>
      </w:r>
      <w:r>
        <w:rPr>
          <w:rFonts w:cstheme="minorHAnsi"/>
          <w:b/>
          <w:sz w:val="24"/>
          <w:szCs w:val="24"/>
          <w:lang w:val="en-US"/>
        </w:rPr>
        <w:t>]</w:t>
      </w:r>
      <w:r>
        <w:rPr>
          <w:rFonts w:cstheme="minorHAnsi"/>
          <w:sz w:val="24"/>
          <w:szCs w:val="24"/>
          <w:lang w:val="en-US"/>
        </w:rPr>
        <w:t xml:space="preserve"> </w:t>
      </w:r>
      <w:r w:rsidR="00043B71">
        <w:fldChar w:fldCharType="begin"/>
      </w:r>
      <w:r w:rsidR="00043B71" w:rsidRPr="00EB3AF5">
        <w:rPr>
          <w:lang w:val="en-US"/>
          <w:rPrChange w:id="327" w:author="Pfister  Barbara" w:date="2018-03-07T11:20:00Z">
            <w:rPr/>
          </w:rPrChange>
        </w:rPr>
        <w:instrText xml:space="preserve"> HYPERLINK "https://de.wikipedia.org/wiki/Norflurazon" </w:instrText>
      </w:r>
      <w:r w:rsidR="00043B71">
        <w:fldChar w:fldCharType="separate"/>
      </w:r>
      <w:r w:rsidR="00402744" w:rsidRPr="00E55D66">
        <w:rPr>
          <w:rStyle w:val="Hyperlink"/>
          <w:rFonts w:cstheme="minorHAnsi"/>
          <w:sz w:val="24"/>
          <w:szCs w:val="24"/>
          <w:lang w:val="en-US"/>
        </w:rPr>
        <w:t>https://de.wikipedia.org/wiki/Norflurazon</w:t>
      </w:r>
      <w:r w:rsidR="00043B71">
        <w:rPr>
          <w:rStyle w:val="Hyperlink"/>
          <w:rFonts w:cstheme="minorHAnsi"/>
          <w:sz w:val="24"/>
          <w:szCs w:val="24"/>
          <w:lang w:val="en-US"/>
        </w:rPr>
        <w:fldChar w:fldCharType="end"/>
      </w:r>
    </w:p>
    <w:p w14:paraId="60391D78" w14:textId="77777777" w:rsidR="00402744" w:rsidRPr="00274CCE" w:rsidRDefault="00402744" w:rsidP="00DD028C">
      <w:pPr>
        <w:pStyle w:val="NoSpacing"/>
        <w:spacing w:line="276" w:lineRule="auto"/>
        <w:rPr>
          <w:rFonts w:cstheme="minorHAnsi"/>
          <w:sz w:val="24"/>
          <w:szCs w:val="24"/>
        </w:rPr>
      </w:pPr>
      <w:r w:rsidRPr="00274CCE">
        <w:rPr>
          <w:rFonts w:cstheme="minorHAnsi"/>
          <w:b/>
          <w:sz w:val="24"/>
          <w:szCs w:val="24"/>
        </w:rPr>
        <w:t>[</w:t>
      </w:r>
      <w:r w:rsidR="00274CCE" w:rsidRPr="00274CCE">
        <w:rPr>
          <w:rFonts w:cstheme="minorHAnsi"/>
          <w:b/>
          <w:sz w:val="24"/>
          <w:szCs w:val="24"/>
        </w:rPr>
        <w:t>7</w:t>
      </w:r>
      <w:r w:rsidRPr="00274CCE">
        <w:rPr>
          <w:rFonts w:cstheme="minorHAnsi"/>
          <w:b/>
          <w:sz w:val="24"/>
          <w:szCs w:val="24"/>
        </w:rPr>
        <w:t>]</w:t>
      </w:r>
      <w:r>
        <w:t xml:space="preserve"> </w:t>
      </w:r>
      <w:r w:rsidRPr="00274CCE">
        <w:rPr>
          <w:rFonts w:cstheme="minorHAnsi"/>
          <w:sz w:val="24"/>
          <w:szCs w:val="24"/>
        </w:rPr>
        <w:t xml:space="preserve">Wolff P.; </w:t>
      </w:r>
      <w:proofErr w:type="spellStart"/>
      <w:r w:rsidRPr="00274CCE">
        <w:rPr>
          <w:rFonts w:cstheme="minorHAnsi"/>
          <w:sz w:val="24"/>
          <w:szCs w:val="24"/>
        </w:rPr>
        <w:t>Ottenschläger</w:t>
      </w:r>
      <w:proofErr w:type="spellEnd"/>
      <w:r w:rsidRPr="00274CCE">
        <w:rPr>
          <w:rFonts w:cstheme="minorHAnsi"/>
          <w:sz w:val="24"/>
          <w:szCs w:val="24"/>
        </w:rPr>
        <w:t xml:space="preserve"> I.; Palme K. Auxin-Signaltransduktion bei Pflanzen Biospektrum 2003, 5, 577 – 580</w:t>
      </w:r>
    </w:p>
    <w:p w14:paraId="0A2C6089" w14:textId="77777777" w:rsidR="00DD028C" w:rsidRDefault="00DD028C" w:rsidP="00DD028C">
      <w:pPr>
        <w:pStyle w:val="NoSpacing"/>
        <w:spacing w:line="276" w:lineRule="auto"/>
        <w:rPr>
          <w:rFonts w:cstheme="minorHAnsi"/>
          <w:sz w:val="24"/>
          <w:szCs w:val="24"/>
          <w:lang w:val="en-US"/>
        </w:rPr>
      </w:pPr>
      <w:r w:rsidRPr="00EB3AF5">
        <w:rPr>
          <w:rFonts w:cstheme="minorHAnsi"/>
          <w:b/>
          <w:sz w:val="24"/>
          <w:szCs w:val="24"/>
          <w:lang w:val="en-US"/>
        </w:rPr>
        <w:br/>
      </w:r>
      <w:r w:rsidR="00402744" w:rsidRPr="00274CCE">
        <w:rPr>
          <w:rFonts w:cstheme="minorHAnsi"/>
          <w:b/>
          <w:sz w:val="24"/>
          <w:szCs w:val="24"/>
          <w:lang w:val="en-US"/>
        </w:rPr>
        <w:t>[</w:t>
      </w:r>
      <w:r w:rsidR="00274CCE">
        <w:rPr>
          <w:rFonts w:cstheme="minorHAnsi"/>
          <w:b/>
          <w:sz w:val="24"/>
          <w:szCs w:val="24"/>
          <w:lang w:val="en-US"/>
        </w:rPr>
        <w:t>8</w:t>
      </w:r>
      <w:r w:rsidR="00402744" w:rsidRPr="00274CCE">
        <w:rPr>
          <w:rFonts w:cstheme="minorHAnsi"/>
          <w:b/>
          <w:sz w:val="24"/>
          <w:szCs w:val="24"/>
          <w:lang w:val="en-US"/>
        </w:rPr>
        <w:t>]</w:t>
      </w:r>
      <w:r w:rsidR="00402744" w:rsidRPr="00402744">
        <w:rPr>
          <w:lang w:val="en-US"/>
        </w:rPr>
        <w:t xml:space="preserve"> </w:t>
      </w:r>
      <w:r w:rsidR="00402744" w:rsidRPr="00274CCE">
        <w:rPr>
          <w:rFonts w:cstheme="minorHAnsi"/>
          <w:sz w:val="24"/>
          <w:szCs w:val="24"/>
          <w:lang w:val="en-US"/>
        </w:rPr>
        <w:t>http://www.chemie.de/lexikon/Auxine.html, accessed 24.02.2018</w:t>
      </w:r>
    </w:p>
    <w:p w14:paraId="63801660" w14:textId="77777777" w:rsidR="00DD028C" w:rsidRDefault="00DD028C" w:rsidP="00DD028C">
      <w:pPr>
        <w:pStyle w:val="NoSpacing"/>
        <w:spacing w:line="276" w:lineRule="auto"/>
        <w:rPr>
          <w:rFonts w:cstheme="minorHAnsi"/>
          <w:b/>
          <w:sz w:val="24"/>
          <w:szCs w:val="24"/>
          <w:lang w:val="en-US"/>
        </w:rPr>
      </w:pPr>
    </w:p>
    <w:p w14:paraId="43E739F7" w14:textId="77777777" w:rsidR="00EB53BA" w:rsidRPr="00274CCE" w:rsidRDefault="00EB53BA" w:rsidP="00DD028C">
      <w:pPr>
        <w:pStyle w:val="NoSpacing"/>
        <w:spacing w:line="276" w:lineRule="auto"/>
        <w:rPr>
          <w:rFonts w:cstheme="minorHAnsi"/>
          <w:sz w:val="24"/>
          <w:szCs w:val="24"/>
          <w:lang w:val="en-US"/>
        </w:rPr>
      </w:pPr>
      <w:r w:rsidRPr="00274CCE">
        <w:rPr>
          <w:rFonts w:cstheme="minorHAnsi"/>
          <w:b/>
          <w:sz w:val="24"/>
          <w:szCs w:val="24"/>
          <w:lang w:val="en-US"/>
        </w:rPr>
        <w:t>[</w:t>
      </w:r>
      <w:r w:rsidR="00274CCE">
        <w:rPr>
          <w:rFonts w:cstheme="minorHAnsi"/>
          <w:b/>
          <w:sz w:val="24"/>
          <w:szCs w:val="24"/>
          <w:lang w:val="en-US"/>
        </w:rPr>
        <w:t>9</w:t>
      </w:r>
      <w:r w:rsidRPr="00274CCE">
        <w:rPr>
          <w:rFonts w:cstheme="minorHAnsi"/>
          <w:b/>
          <w:sz w:val="24"/>
          <w:szCs w:val="24"/>
          <w:lang w:val="en-US"/>
        </w:rPr>
        <w:t>]</w:t>
      </w:r>
      <w:r>
        <w:rPr>
          <w:lang w:val="en-US"/>
        </w:rPr>
        <w:t xml:space="preserve"> </w:t>
      </w:r>
      <w:r w:rsidRPr="00274CCE">
        <w:rPr>
          <w:rFonts w:cstheme="minorHAnsi"/>
          <w:sz w:val="24"/>
          <w:szCs w:val="24"/>
          <w:lang w:val="en-US"/>
        </w:rPr>
        <w:t>https://de.wikipedia.org/wiki/Erbse, accessed 24.02.2018</w:t>
      </w:r>
    </w:p>
    <w:p w14:paraId="18A79173" w14:textId="77777777" w:rsidR="00EB53BA" w:rsidRDefault="00DD028C" w:rsidP="00DD028C">
      <w:pPr>
        <w:pStyle w:val="NoSpacing"/>
        <w:spacing w:line="276" w:lineRule="auto"/>
        <w:rPr>
          <w:rFonts w:cstheme="minorHAnsi"/>
          <w:sz w:val="24"/>
          <w:szCs w:val="24"/>
          <w:lang w:val="en-US"/>
        </w:rPr>
      </w:pPr>
      <w:r>
        <w:rPr>
          <w:rFonts w:cstheme="minorHAnsi"/>
          <w:b/>
          <w:sz w:val="24"/>
          <w:szCs w:val="24"/>
          <w:lang w:val="en-US"/>
        </w:rPr>
        <w:br/>
      </w:r>
      <w:r w:rsidR="00EB53BA" w:rsidRPr="00274CCE">
        <w:rPr>
          <w:rFonts w:cstheme="minorHAnsi"/>
          <w:b/>
          <w:sz w:val="24"/>
          <w:szCs w:val="24"/>
          <w:lang w:val="en-US"/>
        </w:rPr>
        <w:t>[</w:t>
      </w:r>
      <w:r w:rsidR="00274CCE">
        <w:rPr>
          <w:rFonts w:cstheme="minorHAnsi"/>
          <w:b/>
          <w:sz w:val="24"/>
          <w:szCs w:val="24"/>
          <w:lang w:val="en-US"/>
        </w:rPr>
        <w:t>10</w:t>
      </w:r>
      <w:r w:rsidR="00EB53BA" w:rsidRPr="00274CCE">
        <w:rPr>
          <w:rFonts w:cstheme="minorHAnsi"/>
          <w:b/>
          <w:sz w:val="24"/>
          <w:szCs w:val="24"/>
          <w:lang w:val="en-US"/>
        </w:rPr>
        <w:t>]</w:t>
      </w:r>
      <w:r w:rsidR="00EB53BA">
        <w:rPr>
          <w:lang w:val="en-US"/>
        </w:rPr>
        <w:t xml:space="preserve"> </w:t>
      </w:r>
      <w:proofErr w:type="spellStart"/>
      <w:r w:rsidR="00EB53BA" w:rsidRPr="00274CCE">
        <w:rPr>
          <w:rFonts w:cstheme="minorHAnsi"/>
          <w:sz w:val="24"/>
          <w:szCs w:val="24"/>
          <w:lang w:val="en-US"/>
        </w:rPr>
        <w:t>Santner</w:t>
      </w:r>
      <w:proofErr w:type="spellEnd"/>
      <w:r w:rsidR="00EB53BA" w:rsidRPr="00274CCE">
        <w:rPr>
          <w:rFonts w:cstheme="minorHAnsi"/>
          <w:sz w:val="24"/>
          <w:szCs w:val="24"/>
          <w:lang w:val="en-US"/>
        </w:rPr>
        <w:t xml:space="preserve"> A.; Calderon-Villalobos L. I. A.; Estelle M. Plant hormones are versatile chemical regulators of plant growth Nature Chemical Biology </w:t>
      </w:r>
      <w:r w:rsidR="00EB53BA" w:rsidRPr="00274CCE">
        <w:rPr>
          <w:rFonts w:cstheme="minorHAnsi"/>
          <w:b/>
          <w:sz w:val="24"/>
          <w:szCs w:val="24"/>
          <w:lang w:val="en-US"/>
        </w:rPr>
        <w:t>2009</w:t>
      </w:r>
      <w:r w:rsidR="00EB53BA" w:rsidRPr="00274CCE">
        <w:rPr>
          <w:rFonts w:cstheme="minorHAnsi"/>
          <w:sz w:val="24"/>
          <w:szCs w:val="24"/>
          <w:lang w:val="en-US"/>
        </w:rPr>
        <w:t>, 5, 301-307</w:t>
      </w:r>
    </w:p>
    <w:p w14:paraId="6F839EA6" w14:textId="77777777" w:rsidR="00DD028C" w:rsidRDefault="005325E2" w:rsidP="00DD028C">
      <w:pPr>
        <w:pStyle w:val="NoSpacing"/>
        <w:spacing w:line="276" w:lineRule="auto"/>
        <w:rPr>
          <w:rFonts w:cstheme="minorHAnsi"/>
          <w:sz w:val="24"/>
          <w:szCs w:val="24"/>
          <w:lang w:val="en-US"/>
        </w:rPr>
      </w:pPr>
      <w:r>
        <w:rPr>
          <w:rFonts w:cstheme="minorHAnsi"/>
          <w:b/>
          <w:sz w:val="24"/>
          <w:szCs w:val="24"/>
          <w:lang w:val="en-US"/>
        </w:rPr>
        <w:br/>
      </w:r>
      <w:r w:rsidR="00DD028C" w:rsidRPr="00DD028C">
        <w:rPr>
          <w:rFonts w:cstheme="minorHAnsi"/>
          <w:b/>
          <w:sz w:val="24"/>
          <w:szCs w:val="24"/>
          <w:lang w:val="en-US"/>
        </w:rPr>
        <w:t>[11]</w:t>
      </w:r>
      <w:r w:rsidR="00DD028C" w:rsidRPr="00DD028C">
        <w:rPr>
          <w:lang w:val="en-US"/>
        </w:rPr>
        <w:t xml:space="preserve"> </w:t>
      </w:r>
      <w:r w:rsidR="00043B71">
        <w:fldChar w:fldCharType="begin"/>
      </w:r>
      <w:r w:rsidR="00043B71" w:rsidRPr="00EB3AF5">
        <w:rPr>
          <w:lang w:val="en-US"/>
          <w:rPrChange w:id="328" w:author="Pfister  Barbara" w:date="2018-03-07T11:20:00Z">
            <w:rPr/>
          </w:rPrChange>
        </w:rPr>
        <w:instrText xml:space="preserve"> HYPERLINK "https://en.wikipedia.org/wiki/Green_fluorescent_protein" </w:instrText>
      </w:r>
      <w:r w:rsidR="00043B71">
        <w:fldChar w:fldCharType="separate"/>
      </w:r>
      <w:r w:rsidR="00DD028C" w:rsidRPr="00E55D66">
        <w:rPr>
          <w:rStyle w:val="Hyperlink"/>
          <w:rFonts w:cstheme="minorHAnsi"/>
          <w:sz w:val="24"/>
          <w:szCs w:val="24"/>
          <w:lang w:val="en-US"/>
        </w:rPr>
        <w:t>https://en.wikipedia.org/wiki/Green_fluorescent_protein</w:t>
      </w:r>
      <w:r w:rsidR="00043B71">
        <w:rPr>
          <w:rStyle w:val="Hyperlink"/>
          <w:rFonts w:cstheme="minorHAnsi"/>
          <w:sz w:val="24"/>
          <w:szCs w:val="24"/>
          <w:lang w:val="en-US"/>
        </w:rPr>
        <w:fldChar w:fldCharType="end"/>
      </w:r>
    </w:p>
    <w:p w14:paraId="276A3726" w14:textId="77777777" w:rsidR="00DD028C" w:rsidRDefault="00DD028C" w:rsidP="00EB53BA">
      <w:pPr>
        <w:pStyle w:val="NoSpacing"/>
        <w:rPr>
          <w:rFonts w:cstheme="minorHAnsi"/>
          <w:sz w:val="24"/>
          <w:szCs w:val="24"/>
          <w:lang w:val="en-US"/>
        </w:rPr>
      </w:pPr>
    </w:p>
    <w:p w14:paraId="30D27590" w14:textId="77777777" w:rsidR="00DD028C" w:rsidRDefault="00DD028C" w:rsidP="00EB53BA">
      <w:pPr>
        <w:pStyle w:val="NoSpacing"/>
        <w:rPr>
          <w:lang w:val="en-GB"/>
        </w:rPr>
      </w:pPr>
    </w:p>
    <w:p w14:paraId="14F4D71A" w14:textId="77777777" w:rsidR="00EB53BA" w:rsidRPr="00EB53BA" w:rsidRDefault="00EB53BA" w:rsidP="00402744">
      <w:pPr>
        <w:pStyle w:val="NoSpacing"/>
        <w:rPr>
          <w:lang w:val="en-GB"/>
        </w:rPr>
      </w:pPr>
    </w:p>
    <w:p w14:paraId="0FECC65B" w14:textId="77777777" w:rsidR="00402744" w:rsidRDefault="00402744" w:rsidP="00A05474">
      <w:pPr>
        <w:rPr>
          <w:sz w:val="24"/>
          <w:szCs w:val="24"/>
          <w:lang w:val="en-US"/>
        </w:rPr>
      </w:pPr>
    </w:p>
    <w:p w14:paraId="09825698" w14:textId="77777777" w:rsidR="00861BCB" w:rsidRPr="006F5E58" w:rsidRDefault="00861BCB" w:rsidP="006F5E58">
      <w:pPr>
        <w:rPr>
          <w:rFonts w:ascii="Arial" w:hAnsi="Arial" w:cs="Arial"/>
          <w:lang w:val="en-US"/>
        </w:rPr>
      </w:pPr>
    </w:p>
    <w:p w14:paraId="6840CE46" w14:textId="77777777" w:rsidR="006F5E58" w:rsidRDefault="006F5E58" w:rsidP="009967F9">
      <w:pPr>
        <w:rPr>
          <w:rFonts w:ascii="Arial" w:hAnsi="Arial" w:cs="Arial"/>
          <w:lang w:val="en-US"/>
        </w:rPr>
      </w:pPr>
      <w:r w:rsidRPr="006F5E58">
        <w:rPr>
          <w:rFonts w:ascii="Arial" w:hAnsi="Arial" w:cs="Arial"/>
          <w:lang w:val="en-US"/>
        </w:rPr>
        <w:t xml:space="preserve"> </w:t>
      </w:r>
    </w:p>
    <w:p w14:paraId="19363118" w14:textId="77777777" w:rsidR="00D12213" w:rsidRPr="009967F9" w:rsidRDefault="00D12213">
      <w:pPr>
        <w:rPr>
          <w:lang w:val="en-US"/>
        </w:rPr>
      </w:pPr>
    </w:p>
    <w:sectPr w:rsidR="00D12213" w:rsidRPr="009967F9">
      <w:footerReference w:type="default" r:id="rId23"/>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fister  Barbara" w:date="2018-03-07T11:27:00Z" w:initials="PB">
    <w:p w14:paraId="17016935" w14:textId="77777777" w:rsidR="00043B71" w:rsidRDefault="00043B71">
      <w:pPr>
        <w:pStyle w:val="CommentText"/>
        <w:rPr>
          <w:lang w:val="en-US"/>
        </w:rPr>
      </w:pPr>
      <w:r>
        <w:rPr>
          <w:rStyle w:val="CommentReference"/>
        </w:rPr>
        <w:annotationRef/>
      </w:r>
      <w:r w:rsidRPr="00EB3AF5">
        <w:rPr>
          <w:lang w:val="en-US"/>
        </w:rPr>
        <w:t>The whole sectio</w:t>
      </w:r>
      <w:r>
        <w:rPr>
          <w:lang w:val="en-US"/>
        </w:rPr>
        <w:t>n is very good now (also the modified introduction etc.)</w:t>
      </w:r>
    </w:p>
    <w:p w14:paraId="2C2DDB1D" w14:textId="77777777" w:rsidR="00880344" w:rsidRDefault="00880344">
      <w:pPr>
        <w:pStyle w:val="CommentText"/>
        <w:rPr>
          <w:lang w:val="en-US"/>
        </w:rPr>
      </w:pPr>
    </w:p>
    <w:p w14:paraId="763BBE99" w14:textId="77777777" w:rsidR="00880344" w:rsidRPr="00EB3AF5" w:rsidRDefault="00880344">
      <w:pPr>
        <w:pStyle w:val="CommentText"/>
        <w:rPr>
          <w:lang w:val="en-US"/>
        </w:rPr>
      </w:pPr>
      <w:r>
        <w:rPr>
          <w:lang w:val="en-US"/>
        </w:rPr>
        <w:t>Next time please send me the whole sections (including the modified introduction).</w:t>
      </w:r>
    </w:p>
  </w:comment>
  <w:comment w:id="87" w:author="Pfister  Barbara" w:date="2018-03-07T11:25:00Z" w:initials="PB">
    <w:p w14:paraId="6D0BF654" w14:textId="77777777" w:rsidR="00043B71" w:rsidRPr="00EB3AF5" w:rsidRDefault="00043B71">
      <w:pPr>
        <w:pStyle w:val="CommentText"/>
        <w:rPr>
          <w:lang w:val="en-US"/>
        </w:rPr>
      </w:pPr>
      <w:r>
        <w:rPr>
          <w:rStyle w:val="CommentReference"/>
        </w:rPr>
        <w:annotationRef/>
      </w:r>
      <w:r w:rsidRPr="00EB3AF5">
        <w:rPr>
          <w:lang w:val="en-US"/>
        </w:rPr>
        <w:t xml:space="preserve">What do you mean by that? </w:t>
      </w:r>
      <w:proofErr w:type="spellStart"/>
      <w:r>
        <w:rPr>
          <w:lang w:val="en-US"/>
        </w:rPr>
        <w:t>Cytokinins</w:t>
      </w:r>
      <w:proofErr w:type="spellEnd"/>
      <w:r>
        <w:rPr>
          <w:lang w:val="en-US"/>
        </w:rPr>
        <w:t xml:space="preserve"> are synthesized in the root tip so should have influenced root growth on the lower bean halves.</w:t>
      </w:r>
    </w:p>
  </w:comment>
  <w:comment w:id="88" w:author="Pfister  Barbara" w:date="2018-03-07T11:56:00Z" w:initials="PB">
    <w:p w14:paraId="7EF5F35E" w14:textId="77777777" w:rsidR="00880344" w:rsidRPr="00880344" w:rsidRDefault="00880344">
      <w:pPr>
        <w:pStyle w:val="CommentText"/>
        <w:rPr>
          <w:lang w:val="en-US"/>
        </w:rPr>
      </w:pPr>
      <w:r>
        <w:rPr>
          <w:rStyle w:val="CommentReference"/>
        </w:rPr>
        <w:annotationRef/>
      </w:r>
      <w:r w:rsidRPr="00880344">
        <w:rPr>
          <w:lang w:val="en-US"/>
        </w:rPr>
        <w:t>What about the mustard?</w:t>
      </w:r>
    </w:p>
  </w:comment>
  <w:comment w:id="95" w:author="Pfister  Barbara" w:date="2018-03-07T11:47:00Z" w:initials="PB">
    <w:p w14:paraId="3C864AEB" w14:textId="77777777" w:rsidR="00043B71" w:rsidRPr="00043B71" w:rsidRDefault="00043B71">
      <w:pPr>
        <w:pStyle w:val="CommentText"/>
        <w:rPr>
          <w:lang w:val="en-US"/>
        </w:rPr>
      </w:pPr>
      <w:r>
        <w:rPr>
          <w:rStyle w:val="CommentReference"/>
        </w:rPr>
        <w:annotationRef/>
      </w:r>
      <w:r w:rsidRPr="00043B71">
        <w:rPr>
          <w:lang w:val="en-US"/>
        </w:rPr>
        <w:t xml:space="preserve">How about plant morphology? Greening </w:t>
      </w:r>
      <w:proofErr w:type="spellStart"/>
      <w:r w:rsidRPr="00043B71">
        <w:rPr>
          <w:lang w:val="en-US"/>
        </w:rPr>
        <w:t>etc</w:t>
      </w:r>
      <w:proofErr w:type="spellEnd"/>
      <w:r w:rsidRPr="00043B71">
        <w:rPr>
          <w:lang w:val="en-US"/>
        </w:rPr>
        <w:t>?</w:t>
      </w:r>
    </w:p>
  </w:comment>
  <w:comment w:id="98" w:author="Pfister  Barbara" w:date="2018-03-07T12:13:00Z" w:initials="PB">
    <w:p w14:paraId="57158B21" w14:textId="73D4FC16" w:rsidR="00564B8F" w:rsidRPr="00564B8F" w:rsidRDefault="00564B8F">
      <w:pPr>
        <w:pStyle w:val="CommentText"/>
        <w:rPr>
          <w:lang w:val="en-US"/>
        </w:rPr>
      </w:pPr>
      <w:r>
        <w:rPr>
          <w:rStyle w:val="CommentReference"/>
        </w:rPr>
        <w:annotationRef/>
      </w:r>
      <w:r w:rsidRPr="00564B8F">
        <w:rPr>
          <w:lang w:val="en-US"/>
        </w:rPr>
        <w:t xml:space="preserve">The introduction is written very well. </w:t>
      </w:r>
      <w:r>
        <w:rPr>
          <w:lang w:val="en-US"/>
        </w:rPr>
        <w:t xml:space="preserve">However, as you will see, the experiment is more about </w:t>
      </w:r>
      <w:proofErr w:type="spellStart"/>
      <w:r>
        <w:rPr>
          <w:lang w:val="en-US"/>
        </w:rPr>
        <w:t>photooxidative</w:t>
      </w:r>
      <w:proofErr w:type="spellEnd"/>
      <w:r>
        <w:rPr>
          <w:lang w:val="en-US"/>
        </w:rPr>
        <w:t xml:space="preserve"> damage than the requirement of light during germination.</w:t>
      </w:r>
    </w:p>
  </w:comment>
  <w:comment w:id="99" w:author="Pfister  Barbara" w:date="2018-03-07T11:53:00Z" w:initials="PB">
    <w:p w14:paraId="06F4F743" w14:textId="77777777" w:rsidR="00043B71" w:rsidRPr="00043B71" w:rsidRDefault="00043B71">
      <w:pPr>
        <w:pStyle w:val="CommentText"/>
        <w:rPr>
          <w:lang w:val="en-US"/>
        </w:rPr>
      </w:pPr>
      <w:r>
        <w:rPr>
          <w:rStyle w:val="CommentReference"/>
        </w:rPr>
        <w:annotationRef/>
      </w:r>
      <w:r w:rsidR="00880344">
        <w:rPr>
          <w:lang w:val="en-US"/>
        </w:rPr>
        <w:t>The requirement of light for germination depends on the species.</w:t>
      </w:r>
    </w:p>
  </w:comment>
  <w:comment w:id="100" w:author="Pfister  Barbara" w:date="2018-03-07T11:54:00Z" w:initials="PB">
    <w:p w14:paraId="7EBE694D" w14:textId="77777777" w:rsidR="00880344" w:rsidRPr="00880344" w:rsidRDefault="00880344">
      <w:pPr>
        <w:pStyle w:val="CommentText"/>
        <w:rPr>
          <w:lang w:val="en-US"/>
        </w:rPr>
      </w:pPr>
      <w:r>
        <w:rPr>
          <w:rStyle w:val="CommentReference"/>
        </w:rPr>
        <w:annotationRef/>
      </w:r>
      <w:r w:rsidRPr="00880344">
        <w:rPr>
          <w:lang w:val="en-US"/>
        </w:rPr>
        <w:t>How? This sounds as if it would inhibit the electron transport chain or so.</w:t>
      </w:r>
    </w:p>
  </w:comment>
  <w:comment w:id="101" w:author="Pfister  Barbara" w:date="2018-03-07T11:56:00Z" w:initials="PB">
    <w:p w14:paraId="69DAB65E" w14:textId="77777777" w:rsidR="00880344" w:rsidRPr="00880344" w:rsidRDefault="00880344">
      <w:pPr>
        <w:pStyle w:val="CommentText"/>
        <w:rPr>
          <w:lang w:val="en-US"/>
        </w:rPr>
      </w:pPr>
      <w:r>
        <w:rPr>
          <w:rStyle w:val="CommentReference"/>
        </w:rPr>
        <w:annotationRef/>
      </w:r>
      <w:r w:rsidRPr="00880344">
        <w:rPr>
          <w:lang w:val="en-US"/>
        </w:rPr>
        <w:t xml:space="preserve">What did the previous experiment on germination in the dark tell you? </w:t>
      </w:r>
      <w:r>
        <w:rPr>
          <w:lang w:val="en-US"/>
        </w:rPr>
        <w:t xml:space="preserve">And here you even have some </w:t>
      </w:r>
      <w:proofErr w:type="gramStart"/>
      <w:r>
        <w:rPr>
          <w:lang w:val="en-US"/>
        </w:rPr>
        <w:t>light ...</w:t>
      </w:r>
      <w:proofErr w:type="gramEnd"/>
    </w:p>
  </w:comment>
  <w:comment w:id="102" w:author="Pfister  Barbara" w:date="2018-03-07T11:57:00Z" w:initials="PB">
    <w:p w14:paraId="069316AF" w14:textId="77777777" w:rsidR="00880344" w:rsidRPr="00880344" w:rsidRDefault="00880344">
      <w:pPr>
        <w:pStyle w:val="CommentText"/>
        <w:rPr>
          <w:lang w:val="en-US"/>
        </w:rPr>
      </w:pPr>
      <w:r>
        <w:rPr>
          <w:rStyle w:val="CommentReference"/>
        </w:rPr>
        <w:annotationRef/>
      </w:r>
      <w:r w:rsidRPr="00880344">
        <w:rPr>
          <w:lang w:val="en-US"/>
        </w:rPr>
        <w:t>We had 10 µM.</w:t>
      </w:r>
    </w:p>
  </w:comment>
  <w:comment w:id="106" w:author="Pfister  Barbara" w:date="2018-03-07T11:59:00Z" w:initials="PB">
    <w:p w14:paraId="53D9E594" w14:textId="77777777" w:rsidR="00880344" w:rsidRPr="00880344" w:rsidRDefault="00880344">
      <w:pPr>
        <w:pStyle w:val="CommentText"/>
        <w:rPr>
          <w:lang w:val="en-US"/>
        </w:rPr>
      </w:pPr>
      <w:r>
        <w:rPr>
          <w:rStyle w:val="CommentReference"/>
        </w:rPr>
        <w:annotationRef/>
      </w:r>
      <w:r>
        <w:rPr>
          <w:lang w:val="en-US"/>
        </w:rPr>
        <w:t>Also this part is good!</w:t>
      </w:r>
    </w:p>
  </w:comment>
  <w:comment w:id="202" w:author="Pfister  Barbara" w:date="2018-03-07T11:36:00Z" w:initials="PB">
    <w:p w14:paraId="69494CD5" w14:textId="77777777" w:rsidR="00043B71" w:rsidRPr="00EE2BC8" w:rsidRDefault="00043B71">
      <w:pPr>
        <w:pStyle w:val="CommentText"/>
        <w:rPr>
          <w:lang w:val="en-US"/>
        </w:rPr>
      </w:pPr>
      <w:r>
        <w:rPr>
          <w:rStyle w:val="CommentReference"/>
        </w:rPr>
        <w:annotationRef/>
      </w:r>
      <w:r w:rsidRPr="00EE2BC8">
        <w:rPr>
          <w:lang w:val="en-US"/>
        </w:rPr>
        <w:t>But still the difference is small, and they grew much less than the normal pea.</w:t>
      </w:r>
    </w:p>
  </w:comment>
  <w:comment w:id="203" w:author="Pfister  Barbara" w:date="2018-03-07T11:35:00Z" w:initials="PB">
    <w:p w14:paraId="3C158110" w14:textId="77777777" w:rsidR="00043B71" w:rsidRPr="00EE2BC8" w:rsidRDefault="00043B71">
      <w:pPr>
        <w:pStyle w:val="CommentText"/>
        <w:rPr>
          <w:lang w:val="en-US"/>
        </w:rPr>
      </w:pPr>
      <w:r>
        <w:rPr>
          <w:rStyle w:val="CommentReference"/>
        </w:rPr>
        <w:annotationRef/>
      </w:r>
      <w:r w:rsidRPr="00EE2BC8">
        <w:rPr>
          <w:lang w:val="en-US"/>
        </w:rPr>
        <w:t>Careful, such «abbreviations» are informal.</w:t>
      </w:r>
    </w:p>
  </w:comment>
  <w:comment w:id="205" w:author="Pfister  Barbara" w:date="2018-03-07T12:06:00Z" w:initials="PB">
    <w:p w14:paraId="20051C0E" w14:textId="77777777" w:rsidR="00383098" w:rsidRPr="00383098" w:rsidRDefault="00383098">
      <w:pPr>
        <w:pStyle w:val="CommentText"/>
        <w:rPr>
          <w:lang w:val="en-US"/>
        </w:rPr>
      </w:pPr>
      <w:r>
        <w:rPr>
          <w:rStyle w:val="CommentReference"/>
        </w:rPr>
        <w:annotationRef/>
      </w:r>
      <w:r w:rsidRPr="00383098">
        <w:rPr>
          <w:lang w:val="en-US"/>
        </w:rPr>
        <w:t>Very clearly written. It also has a good flow.</w:t>
      </w:r>
    </w:p>
  </w:comment>
  <w:comment w:id="216" w:author="Pfister  Barbara" w:date="2018-03-07T12:10:00Z" w:initials="PB">
    <w:p w14:paraId="7F12055F" w14:textId="77777777" w:rsidR="00383098" w:rsidRPr="00383098" w:rsidRDefault="00383098">
      <w:pPr>
        <w:pStyle w:val="CommentText"/>
        <w:rPr>
          <w:lang w:val="en-US"/>
        </w:rPr>
      </w:pPr>
      <w:r>
        <w:rPr>
          <w:rStyle w:val="CommentReference"/>
        </w:rPr>
        <w:annotationRef/>
      </w:r>
      <w:r w:rsidRPr="00383098">
        <w:rPr>
          <w:lang w:val="en-US"/>
        </w:rPr>
        <w:t>This includes already binding (sort of).</w:t>
      </w:r>
    </w:p>
  </w:comment>
  <w:comment w:id="223" w:author="Pfister  Barbara" w:date="2018-03-07T12:09:00Z" w:initials="PB">
    <w:p w14:paraId="716507DE" w14:textId="77777777" w:rsidR="00383098" w:rsidRDefault="00383098">
      <w:pPr>
        <w:pStyle w:val="CommentText"/>
        <w:rPr>
          <w:lang w:val="en-US"/>
        </w:rPr>
      </w:pPr>
      <w:r>
        <w:rPr>
          <w:rStyle w:val="CommentReference"/>
        </w:rPr>
        <w:annotationRef/>
      </w:r>
      <w:r w:rsidRPr="00383098">
        <w:rPr>
          <w:lang w:val="en-US"/>
        </w:rPr>
        <w:t>It was still slower than the front – I’d say it interacted the least.</w:t>
      </w:r>
    </w:p>
    <w:p w14:paraId="4BEBC150" w14:textId="77777777" w:rsidR="00383098" w:rsidRDefault="00383098">
      <w:pPr>
        <w:pStyle w:val="CommentText"/>
        <w:rPr>
          <w:lang w:val="en-US"/>
        </w:rPr>
      </w:pPr>
    </w:p>
    <w:p w14:paraId="2E640908" w14:textId="77777777" w:rsidR="00383098" w:rsidRPr="00383098" w:rsidRDefault="00383098">
      <w:pPr>
        <w:pStyle w:val="CommentText"/>
        <w:rPr>
          <w:lang w:val="en-US"/>
        </w:rPr>
      </w:pPr>
      <w:r>
        <w:rPr>
          <w:lang w:val="en-US"/>
        </w:rPr>
        <w:t>Besides that I fully agree with your argumentation.</w:t>
      </w:r>
    </w:p>
  </w:comment>
  <w:comment w:id="267" w:author="Pfister  Barbara" w:date="2018-03-07T12:51:00Z" w:initials="PB">
    <w:p w14:paraId="28AAAA0B" w14:textId="547B57B6" w:rsidR="0055168C" w:rsidRPr="0055168C" w:rsidRDefault="0055168C">
      <w:pPr>
        <w:pStyle w:val="CommentText"/>
        <w:rPr>
          <w:lang w:val="en-US"/>
        </w:rPr>
      </w:pPr>
      <w:r>
        <w:rPr>
          <w:rStyle w:val="CommentReference"/>
        </w:rPr>
        <w:annotationRef/>
      </w:r>
      <w:r w:rsidRPr="0055168C">
        <w:rPr>
          <w:lang w:val="en-US"/>
        </w:rPr>
        <w:t>Better say it fluoresces red.</w:t>
      </w:r>
    </w:p>
  </w:comment>
  <w:comment w:id="270" w:author="Pfister  Barbara" w:date="2018-03-07T12:53:00Z" w:initials="PB">
    <w:p w14:paraId="3BCDCE6C" w14:textId="77777777" w:rsidR="0055168C" w:rsidRDefault="0055168C">
      <w:pPr>
        <w:pStyle w:val="CommentText"/>
        <w:rPr>
          <w:lang w:val="en-US"/>
        </w:rPr>
      </w:pPr>
      <w:r>
        <w:rPr>
          <w:rStyle w:val="CommentReference"/>
        </w:rPr>
        <w:annotationRef/>
      </w:r>
      <w:r w:rsidRPr="0055168C">
        <w:rPr>
          <w:lang w:val="en-US"/>
        </w:rPr>
        <w:t>I don’t understand how you deduce it from the previous sentence.</w:t>
      </w:r>
    </w:p>
    <w:p w14:paraId="78928096" w14:textId="0917EFB0" w:rsidR="0055168C" w:rsidRPr="0055168C" w:rsidRDefault="0055168C">
      <w:pPr>
        <w:pStyle w:val="CommentText"/>
        <w:rPr>
          <w:lang w:val="en-US"/>
        </w:rPr>
      </w:pPr>
      <w:r>
        <w:rPr>
          <w:lang w:val="en-US"/>
        </w:rPr>
        <w:t xml:space="preserve">The stem will have a lower chlorophyll content, which may have made the GFP better visible. </w:t>
      </w:r>
    </w:p>
  </w:comment>
  <w:comment w:id="271" w:author="Pfister  Barbara" w:date="2018-03-07T12:57:00Z" w:initials="PB">
    <w:p w14:paraId="324AFA94" w14:textId="14F617A1" w:rsidR="0055168C" w:rsidRPr="0055168C" w:rsidRDefault="0055168C">
      <w:pPr>
        <w:pStyle w:val="CommentText"/>
        <w:rPr>
          <w:lang w:val="en-US"/>
        </w:rPr>
      </w:pPr>
      <w:r>
        <w:rPr>
          <w:rStyle w:val="CommentReference"/>
        </w:rPr>
        <w:annotationRef/>
      </w:r>
      <w:r w:rsidRPr="0055168C">
        <w:rPr>
          <w:lang w:val="en-US"/>
        </w:rPr>
        <w:t>So, what does this mean?</w:t>
      </w:r>
    </w:p>
  </w:comment>
  <w:comment w:id="285" w:author="Pfister  Barbara" w:date="2018-03-07T12:59:00Z" w:initials="PB">
    <w:p w14:paraId="70EE585B" w14:textId="77777777" w:rsidR="0055168C" w:rsidRPr="0055168C" w:rsidRDefault="0055168C">
      <w:pPr>
        <w:pStyle w:val="CommentText"/>
        <w:rPr>
          <w:lang w:val="en-US"/>
        </w:rPr>
      </w:pPr>
      <w:r>
        <w:rPr>
          <w:rStyle w:val="CommentReference"/>
        </w:rPr>
        <w:annotationRef/>
      </w:r>
      <w:r w:rsidRPr="0055168C">
        <w:rPr>
          <w:lang w:val="en-US"/>
        </w:rPr>
        <w:t xml:space="preserve">Yes, this </w:t>
      </w:r>
      <w:proofErr w:type="gramStart"/>
      <w:r w:rsidRPr="0055168C">
        <w:rPr>
          <w:lang w:val="en-US"/>
        </w:rPr>
        <w:t>information  belongs</w:t>
      </w:r>
      <w:proofErr w:type="gramEnd"/>
      <w:r w:rsidRPr="0055168C">
        <w:rPr>
          <w:lang w:val="en-US"/>
        </w:rPr>
        <w:t xml:space="preserve"> to the methods.</w:t>
      </w:r>
    </w:p>
    <w:p w14:paraId="7D9A4BF1" w14:textId="23E8642A" w:rsidR="0055168C" w:rsidRPr="0055168C" w:rsidRDefault="0055168C">
      <w:pPr>
        <w:pStyle w:val="CommentText"/>
        <w:rPr>
          <w:lang w:val="en-US"/>
        </w:rPr>
      </w:pPr>
    </w:p>
  </w:comment>
  <w:comment w:id="291" w:author="Pfister  Barbara" w:date="2018-03-07T13:02:00Z" w:initials="PB">
    <w:p w14:paraId="7766F3BC" w14:textId="724382E7" w:rsidR="00500C2C" w:rsidRPr="00500C2C" w:rsidRDefault="00500C2C">
      <w:pPr>
        <w:pStyle w:val="CommentText"/>
        <w:rPr>
          <w:lang w:val="en-US"/>
        </w:rPr>
      </w:pPr>
      <w:r>
        <w:rPr>
          <w:rStyle w:val="CommentReference"/>
        </w:rPr>
        <w:annotationRef/>
      </w:r>
      <w:r w:rsidRPr="00500C2C">
        <w:rPr>
          <w:lang w:val="en-US"/>
        </w:rPr>
        <w:t xml:space="preserve">Without </w:t>
      </w:r>
      <w:r>
        <w:rPr>
          <w:lang w:val="en-US"/>
        </w:rPr>
        <w:t>the scheme it is difficult t</w:t>
      </w:r>
      <w:r w:rsidRPr="00500C2C">
        <w:rPr>
          <w:lang w:val="en-US"/>
        </w:rPr>
        <w:t>o follow this section.</w:t>
      </w:r>
      <w:r>
        <w:rPr>
          <w:lang w:val="en-US"/>
        </w:rPr>
        <w:t xml:space="preserve"> At least you would need to describe what is in which tube first, and then say what you expect.</w:t>
      </w:r>
    </w:p>
  </w:comment>
  <w:comment w:id="296" w:author="Pfister  Barbara" w:date="2018-03-07T13:06:00Z" w:initials="PB">
    <w:p w14:paraId="73D6F050" w14:textId="24EA1E3C" w:rsidR="00654926" w:rsidRPr="00654926" w:rsidRDefault="00654926">
      <w:pPr>
        <w:pStyle w:val="CommentText"/>
        <w:rPr>
          <w:lang w:val="en-US"/>
        </w:rPr>
      </w:pPr>
      <w:r>
        <w:rPr>
          <w:rStyle w:val="CommentReference"/>
        </w:rPr>
        <w:annotationRef/>
      </w:r>
      <w:r w:rsidRPr="00654926">
        <w:rPr>
          <w:lang w:val="en-US"/>
        </w:rPr>
        <w:t>Does only this cDNA contain the actin gene?</w:t>
      </w:r>
    </w:p>
  </w:comment>
  <w:comment w:id="297" w:author="Pfister  Barbara" w:date="2018-03-07T13:25:00Z" w:initials="PB">
    <w:p w14:paraId="76253928" w14:textId="0FE5A646" w:rsidR="0034473C" w:rsidRPr="0034473C" w:rsidRDefault="0034473C">
      <w:pPr>
        <w:pStyle w:val="CommentText"/>
        <w:rPr>
          <w:lang w:val="en-US"/>
        </w:rPr>
      </w:pPr>
      <w:r>
        <w:rPr>
          <w:rStyle w:val="CommentReference"/>
        </w:rPr>
        <w:annotationRef/>
      </w:r>
      <w:r w:rsidRPr="0034473C">
        <w:rPr>
          <w:lang w:val="en-US"/>
        </w:rPr>
        <w:t xml:space="preserve">Your style is good, in particular how you connect sentences. </w:t>
      </w:r>
      <w:r>
        <w:rPr>
          <w:lang w:val="en-US"/>
        </w:rPr>
        <w:t>Be careful that you don’t describe too many details (e.g. that you labelled tubes).</w:t>
      </w:r>
    </w:p>
  </w:comment>
  <w:comment w:id="310" w:author="Pfister  Barbara" w:date="2018-03-07T13:18:00Z" w:initials="PB">
    <w:p w14:paraId="4DDA6F3D" w14:textId="3854F2F0" w:rsidR="00A61D50" w:rsidRPr="00A61D50" w:rsidRDefault="00A61D50">
      <w:pPr>
        <w:pStyle w:val="CommentText"/>
        <w:rPr>
          <w:lang w:val="en-US"/>
        </w:rPr>
      </w:pPr>
      <w:r>
        <w:rPr>
          <w:rStyle w:val="CommentReference"/>
        </w:rPr>
        <w:annotationRef/>
      </w:r>
      <w:r w:rsidRPr="00A61D50">
        <w:rPr>
          <w:lang w:val="en-US"/>
        </w:rPr>
        <w:t>I assume you mean DNA amplification?</w:t>
      </w:r>
    </w:p>
  </w:comment>
  <w:comment w:id="315" w:author="Pfister  Barbara" w:date="2018-03-07T13:28:00Z" w:initials="PB">
    <w:p w14:paraId="73691AD3" w14:textId="77777777" w:rsidR="0034473C" w:rsidRPr="0034473C" w:rsidRDefault="0034473C">
      <w:pPr>
        <w:pStyle w:val="CommentText"/>
        <w:rPr>
          <w:lang w:val="en-US"/>
        </w:rPr>
      </w:pPr>
      <w:r>
        <w:rPr>
          <w:rStyle w:val="CommentReference"/>
        </w:rPr>
        <w:annotationRef/>
      </w:r>
      <w:r w:rsidRPr="0034473C">
        <w:rPr>
          <w:lang w:val="en-US"/>
        </w:rPr>
        <w:t>Here you could just say:</w:t>
      </w:r>
    </w:p>
    <w:p w14:paraId="3F9DAA91" w14:textId="25CC0D90" w:rsidR="0034473C" w:rsidRPr="0034473C" w:rsidRDefault="0034473C">
      <w:pPr>
        <w:pStyle w:val="CommentText"/>
        <w:rPr>
          <w:lang w:val="en-US"/>
        </w:rPr>
      </w:pPr>
      <w:r>
        <w:rPr>
          <w:lang w:val="en-US"/>
        </w:rPr>
        <w:t>DNA was precipitated be the addition of 0.35 ml isopropanol.</w:t>
      </w:r>
    </w:p>
  </w:comment>
  <w:comment w:id="316" w:author="Pfister  Barbara" w:date="2018-03-07T13:45:00Z" w:initials="PB">
    <w:p w14:paraId="163A863B" w14:textId="39F9E121" w:rsidR="00234C39" w:rsidRPr="00234C39" w:rsidRDefault="00234C39">
      <w:pPr>
        <w:pStyle w:val="CommentText"/>
        <w:rPr>
          <w:lang w:val="en-US"/>
        </w:rPr>
      </w:pPr>
      <w:r>
        <w:rPr>
          <w:rStyle w:val="CommentReference"/>
        </w:rPr>
        <w:annotationRef/>
      </w:r>
      <w:r w:rsidRPr="00234C39">
        <w:rPr>
          <w:lang w:val="en-US"/>
        </w:rPr>
        <w:t>Also here (and in Exp. 2) a scheme would very illustrative.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63BBE99" w15:done="0"/>
  <w15:commentEx w15:paraId="6D0BF654" w15:done="0"/>
  <w15:commentEx w15:paraId="7EF5F35E" w15:done="0"/>
  <w15:commentEx w15:paraId="3C864AEB" w15:done="0"/>
  <w15:commentEx w15:paraId="57158B21" w15:done="0"/>
  <w15:commentEx w15:paraId="06F4F743" w15:done="0"/>
  <w15:commentEx w15:paraId="7EBE694D" w15:done="0"/>
  <w15:commentEx w15:paraId="69DAB65E" w15:done="0"/>
  <w15:commentEx w15:paraId="069316AF" w15:done="0"/>
  <w15:commentEx w15:paraId="53D9E594" w15:done="0"/>
  <w15:commentEx w15:paraId="69494CD5" w15:done="0"/>
  <w15:commentEx w15:paraId="3C158110" w15:done="0"/>
  <w15:commentEx w15:paraId="20051C0E" w15:done="0"/>
  <w15:commentEx w15:paraId="7F12055F" w15:done="0"/>
  <w15:commentEx w15:paraId="2E640908" w15:done="0"/>
  <w15:commentEx w15:paraId="28AAAA0B" w15:done="0"/>
  <w15:commentEx w15:paraId="78928096" w15:done="0"/>
  <w15:commentEx w15:paraId="324AFA94" w15:done="0"/>
  <w15:commentEx w15:paraId="7D9A4BF1" w15:done="0"/>
  <w15:commentEx w15:paraId="7766F3BC" w15:done="0"/>
  <w15:commentEx w15:paraId="73D6F050" w15:done="0"/>
  <w15:commentEx w15:paraId="76253928" w15:done="0"/>
  <w15:commentEx w15:paraId="4DDA6F3D" w15:done="0"/>
  <w15:commentEx w15:paraId="3F9DAA91" w15:done="0"/>
  <w15:commentEx w15:paraId="163A863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12ADA8" w14:textId="77777777" w:rsidR="00043B71" w:rsidRDefault="00043B71" w:rsidP="00B8511A">
      <w:pPr>
        <w:spacing w:after="0" w:line="240" w:lineRule="auto"/>
      </w:pPr>
      <w:r>
        <w:separator/>
      </w:r>
    </w:p>
  </w:endnote>
  <w:endnote w:type="continuationSeparator" w:id="0">
    <w:p w14:paraId="7FDA61EF" w14:textId="77777777" w:rsidR="00043B71" w:rsidRDefault="00043B71" w:rsidP="00B8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80E1AB" w14:textId="516391FA" w:rsidR="00043B71" w:rsidRPr="00F77853" w:rsidRDefault="00043B71" w:rsidP="00F77853">
    <w:pPr>
      <w:pStyle w:val="Footer"/>
      <w:ind w:left="4956" w:firstLine="3540"/>
      <w:rPr>
        <w:sz w:val="28"/>
      </w:rPr>
    </w:pPr>
    <w:r>
      <w:rPr>
        <w:noProof/>
        <w:color w:val="4472C4" w:themeColor="accent1"/>
        <w:lang w:eastAsia="de-CH"/>
      </w:rPr>
      <mc:AlternateContent>
        <mc:Choice Requires="wps">
          <w:drawing>
            <wp:anchor distT="0" distB="0" distL="114300" distR="114300" simplePos="0" relativeHeight="251659264" behindDoc="0" locked="0" layoutInCell="1" allowOverlap="1" wp14:anchorId="1A1C72A5" wp14:editId="5066DF95">
              <wp:simplePos x="0" y="0"/>
              <wp:positionH relativeFrom="page">
                <wp:align>center</wp:align>
              </wp:positionH>
              <wp:positionV relativeFrom="page">
                <wp:align>center</wp:align>
              </wp:positionV>
              <wp:extent cx="7364730" cy="9528810"/>
              <wp:effectExtent l="0" t="0" r="26670" b="26670"/>
              <wp:wrapNone/>
              <wp:docPr id="452" name="Rechteck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32D4980" id="Rechteck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CLZgQmnAgAAtgUAAA4AAAAAAAAAAAAAAAAA&#10;LgIAAGRycy9lMm9Eb2MueG1sUEsBAi0AFAAGAAgAAAAhAI3L74rcAAAABwEAAA8AAAAAAAAAAAAA&#10;AAAAAQUAAGRycy9kb3ducmV2LnhtbFBLBQYAAAAABAAEAPMAAAAKBgAAAAA=&#10;" filled="f" strokecolor="#747070 [1614]" strokeweight="1.25pt">
              <w10:wrap anchorx="page" anchory="page"/>
            </v:rect>
          </w:pict>
        </mc:Fallback>
      </mc:AlternateContent>
    </w:r>
    <w:r>
      <w:rPr>
        <w:rFonts w:asciiTheme="majorHAnsi" w:eastAsiaTheme="majorEastAsia" w:hAnsiTheme="majorHAnsi" w:cstheme="majorBidi"/>
        <w:color w:val="4472C4" w:themeColor="accent1"/>
        <w:sz w:val="20"/>
        <w:szCs w:val="20"/>
        <w:lang w:val="de-DE"/>
      </w:rPr>
      <w:t xml:space="preserve">    </w:t>
    </w:r>
    <w:r w:rsidRPr="00F77853">
      <w:rPr>
        <w:rFonts w:asciiTheme="majorHAnsi" w:eastAsiaTheme="majorEastAsia" w:hAnsiTheme="majorHAnsi" w:cstheme="majorBidi"/>
        <w:sz w:val="24"/>
        <w:szCs w:val="20"/>
        <w:lang w:val="de-DE"/>
      </w:rPr>
      <w:t xml:space="preserve">p. </w:t>
    </w:r>
    <w:r w:rsidRPr="00F77853">
      <w:rPr>
        <w:rFonts w:eastAsiaTheme="minorEastAsia"/>
        <w:sz w:val="24"/>
        <w:szCs w:val="20"/>
      </w:rPr>
      <w:fldChar w:fldCharType="begin"/>
    </w:r>
    <w:r w:rsidRPr="00F77853">
      <w:rPr>
        <w:sz w:val="24"/>
        <w:szCs w:val="20"/>
      </w:rPr>
      <w:instrText>PAGE    \* MERGEFORMAT</w:instrText>
    </w:r>
    <w:r w:rsidRPr="00F77853">
      <w:rPr>
        <w:rFonts w:eastAsiaTheme="minorEastAsia"/>
        <w:sz w:val="24"/>
        <w:szCs w:val="20"/>
      </w:rPr>
      <w:fldChar w:fldCharType="separate"/>
    </w:r>
    <w:r w:rsidR="002972B9" w:rsidRPr="002972B9">
      <w:rPr>
        <w:rFonts w:asciiTheme="majorHAnsi" w:eastAsiaTheme="majorEastAsia" w:hAnsiTheme="majorHAnsi" w:cstheme="majorBidi"/>
        <w:noProof/>
        <w:sz w:val="24"/>
        <w:szCs w:val="20"/>
        <w:lang w:val="de-DE"/>
      </w:rPr>
      <w:t>9</w:t>
    </w:r>
    <w:r w:rsidRPr="00F77853">
      <w:rPr>
        <w:rFonts w:asciiTheme="majorHAnsi" w:eastAsiaTheme="majorEastAsia" w:hAnsiTheme="majorHAnsi" w:cstheme="majorBidi"/>
        <w:sz w:val="24"/>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4A3D6A" w14:textId="77777777" w:rsidR="00043B71" w:rsidRDefault="00043B71" w:rsidP="00B8511A">
      <w:pPr>
        <w:spacing w:after="0" w:line="240" w:lineRule="auto"/>
      </w:pPr>
      <w:r>
        <w:separator/>
      </w:r>
    </w:p>
  </w:footnote>
  <w:footnote w:type="continuationSeparator" w:id="0">
    <w:p w14:paraId="1C9D9D59" w14:textId="77777777" w:rsidR="00043B71" w:rsidRDefault="00043B71" w:rsidP="00B8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08243A5"/>
    <w:multiLevelType w:val="hybridMultilevel"/>
    <w:tmpl w:val="9B20BF8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1" w15:restartNumberingAfterBreak="0">
    <w:nsid w:val="51D51728"/>
    <w:multiLevelType w:val="hybridMultilevel"/>
    <w:tmpl w:val="22883DC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2" w15:restartNumberingAfterBreak="0">
    <w:nsid w:val="5D5A08A3"/>
    <w:multiLevelType w:val="hybridMultilevel"/>
    <w:tmpl w:val="D93668D2"/>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start w:val="1"/>
      <w:numFmt w:val="bullet"/>
      <w:lvlText w:val="o"/>
      <w:lvlJc w:val="left"/>
      <w:pPr>
        <w:ind w:left="3600" w:hanging="360"/>
      </w:pPr>
      <w:rPr>
        <w:rFonts w:ascii="Courier New" w:hAnsi="Courier New" w:cs="Courier New" w:hint="default"/>
      </w:rPr>
    </w:lvl>
    <w:lvl w:ilvl="5" w:tplc="08070005">
      <w:start w:val="1"/>
      <w:numFmt w:val="bullet"/>
      <w:lvlText w:val=""/>
      <w:lvlJc w:val="left"/>
      <w:pPr>
        <w:ind w:left="4320" w:hanging="360"/>
      </w:pPr>
      <w:rPr>
        <w:rFonts w:ascii="Wingdings" w:hAnsi="Wingdings" w:hint="default"/>
      </w:rPr>
    </w:lvl>
    <w:lvl w:ilvl="6" w:tplc="08070001">
      <w:start w:val="1"/>
      <w:numFmt w:val="bullet"/>
      <w:lvlText w:val=""/>
      <w:lvlJc w:val="left"/>
      <w:pPr>
        <w:ind w:left="5040" w:hanging="360"/>
      </w:pPr>
      <w:rPr>
        <w:rFonts w:ascii="Symbol" w:hAnsi="Symbol" w:hint="default"/>
      </w:rPr>
    </w:lvl>
    <w:lvl w:ilvl="7" w:tplc="08070003">
      <w:start w:val="1"/>
      <w:numFmt w:val="bullet"/>
      <w:lvlText w:val="o"/>
      <w:lvlJc w:val="left"/>
      <w:pPr>
        <w:ind w:left="5760" w:hanging="360"/>
      </w:pPr>
      <w:rPr>
        <w:rFonts w:ascii="Courier New" w:hAnsi="Courier New" w:cs="Courier New" w:hint="default"/>
      </w:rPr>
    </w:lvl>
    <w:lvl w:ilvl="8" w:tplc="08070005">
      <w:start w:val="1"/>
      <w:numFmt w:val="bullet"/>
      <w:lvlText w:val=""/>
      <w:lvlJc w:val="left"/>
      <w:pPr>
        <w:ind w:left="6480" w:hanging="360"/>
      </w:pPr>
      <w:rPr>
        <w:rFonts w:ascii="Wingdings" w:hAnsi="Wingdings" w:hint="default"/>
      </w:rPr>
    </w:lvl>
  </w:abstractNum>
  <w:abstractNum w:abstractNumId="3" w15:restartNumberingAfterBreak="0">
    <w:nsid w:val="688C157B"/>
    <w:multiLevelType w:val="hybridMultilevel"/>
    <w:tmpl w:val="4844BD62"/>
    <w:lvl w:ilvl="0" w:tplc="DF3208BA">
      <w:start w:val="10"/>
      <w:numFmt w:val="bullet"/>
      <w:lvlText w:val=""/>
      <w:lvlJc w:val="left"/>
      <w:pPr>
        <w:ind w:left="1068" w:hanging="360"/>
      </w:pPr>
      <w:rPr>
        <w:rFonts w:ascii="Wingdings" w:eastAsiaTheme="minorHAnsi" w:hAnsi="Wingdings" w:cstheme="minorBidi" w:hint="default"/>
      </w:rPr>
    </w:lvl>
    <w:lvl w:ilvl="1" w:tplc="08070003">
      <w:start w:val="1"/>
      <w:numFmt w:val="bullet"/>
      <w:lvlText w:val="o"/>
      <w:lvlJc w:val="left"/>
      <w:pPr>
        <w:ind w:left="1788" w:hanging="360"/>
      </w:pPr>
      <w:rPr>
        <w:rFonts w:ascii="Courier New" w:hAnsi="Courier New" w:cs="Courier New" w:hint="default"/>
      </w:rPr>
    </w:lvl>
    <w:lvl w:ilvl="2" w:tplc="08070005">
      <w:start w:val="1"/>
      <w:numFmt w:val="bullet"/>
      <w:lvlText w:val=""/>
      <w:lvlJc w:val="left"/>
      <w:pPr>
        <w:ind w:left="2508" w:hanging="360"/>
      </w:pPr>
      <w:rPr>
        <w:rFonts w:ascii="Wingdings" w:hAnsi="Wingdings" w:hint="default"/>
      </w:rPr>
    </w:lvl>
    <w:lvl w:ilvl="3" w:tplc="08070001">
      <w:start w:val="1"/>
      <w:numFmt w:val="bullet"/>
      <w:lvlText w:val=""/>
      <w:lvlJc w:val="left"/>
      <w:pPr>
        <w:ind w:left="3228" w:hanging="360"/>
      </w:pPr>
      <w:rPr>
        <w:rFonts w:ascii="Symbol" w:hAnsi="Symbol" w:hint="default"/>
      </w:rPr>
    </w:lvl>
    <w:lvl w:ilvl="4" w:tplc="08070003">
      <w:start w:val="1"/>
      <w:numFmt w:val="bullet"/>
      <w:lvlText w:val="o"/>
      <w:lvlJc w:val="left"/>
      <w:pPr>
        <w:ind w:left="3948" w:hanging="360"/>
      </w:pPr>
      <w:rPr>
        <w:rFonts w:ascii="Courier New" w:hAnsi="Courier New" w:cs="Courier New" w:hint="default"/>
      </w:rPr>
    </w:lvl>
    <w:lvl w:ilvl="5" w:tplc="08070005">
      <w:start w:val="1"/>
      <w:numFmt w:val="bullet"/>
      <w:lvlText w:val=""/>
      <w:lvlJc w:val="left"/>
      <w:pPr>
        <w:ind w:left="4668" w:hanging="360"/>
      </w:pPr>
      <w:rPr>
        <w:rFonts w:ascii="Wingdings" w:hAnsi="Wingdings" w:hint="default"/>
      </w:rPr>
    </w:lvl>
    <w:lvl w:ilvl="6" w:tplc="08070001">
      <w:start w:val="1"/>
      <w:numFmt w:val="bullet"/>
      <w:lvlText w:val=""/>
      <w:lvlJc w:val="left"/>
      <w:pPr>
        <w:ind w:left="5388" w:hanging="360"/>
      </w:pPr>
      <w:rPr>
        <w:rFonts w:ascii="Symbol" w:hAnsi="Symbol" w:hint="default"/>
      </w:rPr>
    </w:lvl>
    <w:lvl w:ilvl="7" w:tplc="08070003">
      <w:start w:val="1"/>
      <w:numFmt w:val="bullet"/>
      <w:lvlText w:val="o"/>
      <w:lvlJc w:val="left"/>
      <w:pPr>
        <w:ind w:left="6108" w:hanging="360"/>
      </w:pPr>
      <w:rPr>
        <w:rFonts w:ascii="Courier New" w:hAnsi="Courier New" w:cs="Courier New" w:hint="default"/>
      </w:rPr>
    </w:lvl>
    <w:lvl w:ilvl="8" w:tplc="08070005">
      <w:start w:val="1"/>
      <w:numFmt w:val="bullet"/>
      <w:lvlText w:val=""/>
      <w:lvlJc w:val="left"/>
      <w:pPr>
        <w:ind w:left="6828"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fister  Barbara">
    <w15:presenceInfo w15:providerId="AD" w15:userId="S-1-5-21-2025429265-764733703-1417001333-2270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67F9"/>
    <w:rsid w:val="00043B71"/>
    <w:rsid w:val="0008230D"/>
    <w:rsid w:val="000A59CE"/>
    <w:rsid w:val="000B1405"/>
    <w:rsid w:val="000B1C8D"/>
    <w:rsid w:val="000D6D18"/>
    <w:rsid w:val="000F27F2"/>
    <w:rsid w:val="0011409B"/>
    <w:rsid w:val="001209C2"/>
    <w:rsid w:val="001A5BD6"/>
    <w:rsid w:val="001B4122"/>
    <w:rsid w:val="002053B5"/>
    <w:rsid w:val="00212920"/>
    <w:rsid w:val="00234C39"/>
    <w:rsid w:val="002353B2"/>
    <w:rsid w:val="00264A95"/>
    <w:rsid w:val="00274CCE"/>
    <w:rsid w:val="00290C38"/>
    <w:rsid w:val="002972B9"/>
    <w:rsid w:val="00297F64"/>
    <w:rsid w:val="002C5CD2"/>
    <w:rsid w:val="002D71CE"/>
    <w:rsid w:val="002E111F"/>
    <w:rsid w:val="00303F1D"/>
    <w:rsid w:val="00336FC2"/>
    <w:rsid w:val="0034473C"/>
    <w:rsid w:val="00362D00"/>
    <w:rsid w:val="00374CB3"/>
    <w:rsid w:val="00383098"/>
    <w:rsid w:val="003A47E3"/>
    <w:rsid w:val="00402011"/>
    <w:rsid w:val="00402744"/>
    <w:rsid w:val="00402BEE"/>
    <w:rsid w:val="00436680"/>
    <w:rsid w:val="00445BD8"/>
    <w:rsid w:val="00464734"/>
    <w:rsid w:val="0048045A"/>
    <w:rsid w:val="004B0D7E"/>
    <w:rsid w:val="004B6937"/>
    <w:rsid w:val="004C788D"/>
    <w:rsid w:val="00500C2C"/>
    <w:rsid w:val="00520B1C"/>
    <w:rsid w:val="005279E5"/>
    <w:rsid w:val="005325E2"/>
    <w:rsid w:val="005500E3"/>
    <w:rsid w:val="0055168C"/>
    <w:rsid w:val="00564B8F"/>
    <w:rsid w:val="00587B6A"/>
    <w:rsid w:val="005919A7"/>
    <w:rsid w:val="005A6610"/>
    <w:rsid w:val="005B6E31"/>
    <w:rsid w:val="005E24BE"/>
    <w:rsid w:val="005F23A0"/>
    <w:rsid w:val="00604CC5"/>
    <w:rsid w:val="00623C25"/>
    <w:rsid w:val="00624382"/>
    <w:rsid w:val="00651625"/>
    <w:rsid w:val="00654926"/>
    <w:rsid w:val="00655941"/>
    <w:rsid w:val="006A0B58"/>
    <w:rsid w:val="006C20AF"/>
    <w:rsid w:val="006F0508"/>
    <w:rsid w:val="006F5E58"/>
    <w:rsid w:val="00761382"/>
    <w:rsid w:val="00777B76"/>
    <w:rsid w:val="00840185"/>
    <w:rsid w:val="008569A8"/>
    <w:rsid w:val="00861BCB"/>
    <w:rsid w:val="00864B6D"/>
    <w:rsid w:val="00880344"/>
    <w:rsid w:val="008818F4"/>
    <w:rsid w:val="008A1216"/>
    <w:rsid w:val="008A54B7"/>
    <w:rsid w:val="008A6B96"/>
    <w:rsid w:val="008C581E"/>
    <w:rsid w:val="008D6F6A"/>
    <w:rsid w:val="008E1EAE"/>
    <w:rsid w:val="008F67FD"/>
    <w:rsid w:val="00986025"/>
    <w:rsid w:val="009967F9"/>
    <w:rsid w:val="009E0118"/>
    <w:rsid w:val="00A05474"/>
    <w:rsid w:val="00A47356"/>
    <w:rsid w:val="00A50DD4"/>
    <w:rsid w:val="00A510D6"/>
    <w:rsid w:val="00A61D50"/>
    <w:rsid w:val="00A61D86"/>
    <w:rsid w:val="00AE4F28"/>
    <w:rsid w:val="00B27014"/>
    <w:rsid w:val="00B5647B"/>
    <w:rsid w:val="00B8511A"/>
    <w:rsid w:val="00B8544A"/>
    <w:rsid w:val="00B96A0A"/>
    <w:rsid w:val="00BA74D5"/>
    <w:rsid w:val="00BE7D10"/>
    <w:rsid w:val="00C0181F"/>
    <w:rsid w:val="00C25D73"/>
    <w:rsid w:val="00C47737"/>
    <w:rsid w:val="00C737BD"/>
    <w:rsid w:val="00C90EFF"/>
    <w:rsid w:val="00CC1D15"/>
    <w:rsid w:val="00CF3539"/>
    <w:rsid w:val="00D12213"/>
    <w:rsid w:val="00D65A79"/>
    <w:rsid w:val="00D74FC9"/>
    <w:rsid w:val="00D75C33"/>
    <w:rsid w:val="00DA0032"/>
    <w:rsid w:val="00DB0CD9"/>
    <w:rsid w:val="00DB2173"/>
    <w:rsid w:val="00DC1941"/>
    <w:rsid w:val="00DD028C"/>
    <w:rsid w:val="00E16B1A"/>
    <w:rsid w:val="00E236E5"/>
    <w:rsid w:val="00E366CB"/>
    <w:rsid w:val="00E95A91"/>
    <w:rsid w:val="00EB2F14"/>
    <w:rsid w:val="00EB3AF5"/>
    <w:rsid w:val="00EB53BA"/>
    <w:rsid w:val="00EC34CE"/>
    <w:rsid w:val="00EE2BC8"/>
    <w:rsid w:val="00EF319E"/>
    <w:rsid w:val="00F07C25"/>
    <w:rsid w:val="00F3222D"/>
    <w:rsid w:val="00F464AD"/>
    <w:rsid w:val="00F77853"/>
    <w:rsid w:val="00FA45DC"/>
    <w:rsid w:val="00FA612F"/>
    <w:rsid w:val="00FA6A92"/>
    <w:rsid w:val="00FB2B21"/>
    <w:rsid w:val="00FC7F74"/>
    <w:rsid w:val="00FD3A0F"/>
    <w:rsid w:val="00FD59AD"/>
    <w:rsid w:val="00FF5F9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C24935C"/>
  <w15:chartTrackingRefBased/>
  <w15:docId w15:val="{F8BE695B-BBD7-4CFC-9B63-E1B9E1320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67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67F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027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967F9"/>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967F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45BD8"/>
    <w:pPr>
      <w:spacing w:after="200" w:line="240" w:lineRule="auto"/>
    </w:pPr>
    <w:rPr>
      <w:i/>
      <w:iCs/>
      <w:color w:val="44546A" w:themeColor="text2"/>
      <w:sz w:val="18"/>
      <w:szCs w:val="18"/>
    </w:rPr>
  </w:style>
  <w:style w:type="character" w:styleId="Hyperlink">
    <w:name w:val="Hyperlink"/>
    <w:basedOn w:val="DefaultParagraphFont"/>
    <w:uiPriority w:val="99"/>
    <w:unhideWhenUsed/>
    <w:rsid w:val="00B8511A"/>
    <w:rPr>
      <w:color w:val="0563C1" w:themeColor="hyperlink"/>
      <w:u w:val="single"/>
    </w:rPr>
  </w:style>
  <w:style w:type="paragraph" w:styleId="NoSpacing">
    <w:name w:val="No Spacing"/>
    <w:uiPriority w:val="1"/>
    <w:qFormat/>
    <w:rsid w:val="00B8511A"/>
    <w:pPr>
      <w:spacing w:after="0" w:line="240" w:lineRule="auto"/>
    </w:pPr>
  </w:style>
  <w:style w:type="paragraph" w:styleId="ListParagraph">
    <w:name w:val="List Paragraph"/>
    <w:basedOn w:val="Normal"/>
    <w:uiPriority w:val="34"/>
    <w:qFormat/>
    <w:rsid w:val="00B8511A"/>
    <w:pPr>
      <w:spacing w:line="256" w:lineRule="auto"/>
      <w:ind w:left="720"/>
      <w:contextualSpacing/>
    </w:pPr>
  </w:style>
  <w:style w:type="paragraph" w:styleId="Header">
    <w:name w:val="header"/>
    <w:basedOn w:val="Normal"/>
    <w:link w:val="HeaderChar"/>
    <w:uiPriority w:val="99"/>
    <w:unhideWhenUsed/>
    <w:rsid w:val="00B851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8511A"/>
  </w:style>
  <w:style w:type="paragraph" w:styleId="Footer">
    <w:name w:val="footer"/>
    <w:basedOn w:val="Normal"/>
    <w:link w:val="FooterChar"/>
    <w:uiPriority w:val="99"/>
    <w:unhideWhenUsed/>
    <w:rsid w:val="00B851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8511A"/>
  </w:style>
  <w:style w:type="character" w:customStyle="1" w:styleId="Heading3Char">
    <w:name w:val="Heading 3 Char"/>
    <w:basedOn w:val="DefaultParagraphFont"/>
    <w:link w:val="Heading3"/>
    <w:uiPriority w:val="9"/>
    <w:rsid w:val="00402744"/>
    <w:rPr>
      <w:rFonts w:asciiTheme="majorHAnsi" w:eastAsiaTheme="majorEastAsia" w:hAnsiTheme="majorHAnsi" w:cstheme="majorBidi"/>
      <w:color w:val="1F3763" w:themeColor="accent1" w:themeShade="7F"/>
      <w:sz w:val="24"/>
      <w:szCs w:val="24"/>
    </w:rPr>
  </w:style>
  <w:style w:type="character" w:customStyle="1" w:styleId="UnresolvedMention">
    <w:name w:val="Unresolved Mention"/>
    <w:basedOn w:val="DefaultParagraphFont"/>
    <w:uiPriority w:val="99"/>
    <w:semiHidden/>
    <w:unhideWhenUsed/>
    <w:rsid w:val="00402744"/>
    <w:rPr>
      <w:color w:val="808080"/>
      <w:shd w:val="clear" w:color="auto" w:fill="E6E6E6"/>
    </w:rPr>
  </w:style>
  <w:style w:type="table" w:styleId="TableGrid">
    <w:name w:val="Table Grid"/>
    <w:basedOn w:val="TableNormal"/>
    <w:uiPriority w:val="39"/>
    <w:rsid w:val="00EB53BA"/>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B3A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B3AF5"/>
    <w:rPr>
      <w:rFonts w:ascii="Segoe UI" w:hAnsi="Segoe UI" w:cs="Segoe UI"/>
      <w:sz w:val="18"/>
      <w:szCs w:val="18"/>
    </w:rPr>
  </w:style>
  <w:style w:type="character" w:styleId="CommentReference">
    <w:name w:val="annotation reference"/>
    <w:basedOn w:val="DefaultParagraphFont"/>
    <w:uiPriority w:val="99"/>
    <w:semiHidden/>
    <w:unhideWhenUsed/>
    <w:rsid w:val="00EB3AF5"/>
    <w:rPr>
      <w:sz w:val="16"/>
      <w:szCs w:val="16"/>
    </w:rPr>
  </w:style>
  <w:style w:type="paragraph" w:styleId="CommentText">
    <w:name w:val="annotation text"/>
    <w:basedOn w:val="Normal"/>
    <w:link w:val="CommentTextChar"/>
    <w:uiPriority w:val="99"/>
    <w:semiHidden/>
    <w:unhideWhenUsed/>
    <w:rsid w:val="00EB3AF5"/>
    <w:pPr>
      <w:spacing w:line="240" w:lineRule="auto"/>
    </w:pPr>
    <w:rPr>
      <w:sz w:val="20"/>
      <w:szCs w:val="20"/>
    </w:rPr>
  </w:style>
  <w:style w:type="character" w:customStyle="1" w:styleId="CommentTextChar">
    <w:name w:val="Comment Text Char"/>
    <w:basedOn w:val="DefaultParagraphFont"/>
    <w:link w:val="CommentText"/>
    <w:uiPriority w:val="99"/>
    <w:semiHidden/>
    <w:rsid w:val="00EB3AF5"/>
    <w:rPr>
      <w:sz w:val="20"/>
      <w:szCs w:val="20"/>
    </w:rPr>
  </w:style>
  <w:style w:type="paragraph" w:styleId="CommentSubject">
    <w:name w:val="annotation subject"/>
    <w:basedOn w:val="CommentText"/>
    <w:next w:val="CommentText"/>
    <w:link w:val="CommentSubjectChar"/>
    <w:uiPriority w:val="99"/>
    <w:semiHidden/>
    <w:unhideWhenUsed/>
    <w:rsid w:val="00EB3AF5"/>
    <w:rPr>
      <w:b/>
      <w:bCs/>
    </w:rPr>
  </w:style>
  <w:style w:type="character" w:customStyle="1" w:styleId="CommentSubjectChar">
    <w:name w:val="Comment Subject Char"/>
    <w:basedOn w:val="CommentTextChar"/>
    <w:link w:val="CommentSubject"/>
    <w:uiPriority w:val="99"/>
    <w:semiHidden/>
    <w:rsid w:val="00EB3AF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67148">
      <w:bodyDiv w:val="1"/>
      <w:marLeft w:val="0"/>
      <w:marRight w:val="0"/>
      <w:marTop w:val="0"/>
      <w:marBottom w:val="0"/>
      <w:divBdr>
        <w:top w:val="none" w:sz="0" w:space="0" w:color="auto"/>
        <w:left w:val="none" w:sz="0" w:space="0" w:color="auto"/>
        <w:bottom w:val="none" w:sz="0" w:space="0" w:color="auto"/>
        <w:right w:val="none" w:sz="0" w:space="0" w:color="auto"/>
      </w:divBdr>
    </w:div>
    <w:div w:id="416632617">
      <w:bodyDiv w:val="1"/>
      <w:marLeft w:val="0"/>
      <w:marRight w:val="0"/>
      <w:marTop w:val="0"/>
      <w:marBottom w:val="0"/>
      <w:divBdr>
        <w:top w:val="none" w:sz="0" w:space="0" w:color="auto"/>
        <w:left w:val="none" w:sz="0" w:space="0" w:color="auto"/>
        <w:bottom w:val="none" w:sz="0" w:space="0" w:color="auto"/>
        <w:right w:val="none" w:sz="0" w:space="0" w:color="auto"/>
      </w:divBdr>
    </w:div>
    <w:div w:id="429084367">
      <w:bodyDiv w:val="1"/>
      <w:marLeft w:val="0"/>
      <w:marRight w:val="0"/>
      <w:marTop w:val="0"/>
      <w:marBottom w:val="0"/>
      <w:divBdr>
        <w:top w:val="none" w:sz="0" w:space="0" w:color="auto"/>
        <w:left w:val="none" w:sz="0" w:space="0" w:color="auto"/>
        <w:bottom w:val="none" w:sz="0" w:space="0" w:color="auto"/>
        <w:right w:val="none" w:sz="0" w:space="0" w:color="auto"/>
      </w:divBdr>
    </w:div>
    <w:div w:id="800422765">
      <w:bodyDiv w:val="1"/>
      <w:marLeft w:val="0"/>
      <w:marRight w:val="0"/>
      <w:marTop w:val="0"/>
      <w:marBottom w:val="0"/>
      <w:divBdr>
        <w:top w:val="none" w:sz="0" w:space="0" w:color="auto"/>
        <w:left w:val="none" w:sz="0" w:space="0" w:color="auto"/>
        <w:bottom w:val="none" w:sz="0" w:space="0" w:color="auto"/>
        <w:right w:val="none" w:sz="0" w:space="0" w:color="auto"/>
      </w:divBdr>
    </w:div>
    <w:div w:id="914432456">
      <w:bodyDiv w:val="1"/>
      <w:marLeft w:val="0"/>
      <w:marRight w:val="0"/>
      <w:marTop w:val="0"/>
      <w:marBottom w:val="0"/>
      <w:divBdr>
        <w:top w:val="none" w:sz="0" w:space="0" w:color="auto"/>
        <w:left w:val="none" w:sz="0" w:space="0" w:color="auto"/>
        <w:bottom w:val="none" w:sz="0" w:space="0" w:color="auto"/>
        <w:right w:val="none" w:sz="0" w:space="0" w:color="auto"/>
      </w:divBdr>
    </w:div>
    <w:div w:id="1147433213">
      <w:bodyDiv w:val="1"/>
      <w:marLeft w:val="0"/>
      <w:marRight w:val="0"/>
      <w:marTop w:val="0"/>
      <w:marBottom w:val="0"/>
      <w:divBdr>
        <w:top w:val="none" w:sz="0" w:space="0" w:color="auto"/>
        <w:left w:val="none" w:sz="0" w:space="0" w:color="auto"/>
        <w:bottom w:val="none" w:sz="0" w:space="0" w:color="auto"/>
        <w:right w:val="none" w:sz="0" w:space="0" w:color="auto"/>
      </w:divBdr>
    </w:div>
    <w:div w:id="1517962532">
      <w:bodyDiv w:val="1"/>
      <w:marLeft w:val="0"/>
      <w:marRight w:val="0"/>
      <w:marTop w:val="0"/>
      <w:marBottom w:val="0"/>
      <w:divBdr>
        <w:top w:val="none" w:sz="0" w:space="0" w:color="auto"/>
        <w:left w:val="none" w:sz="0" w:space="0" w:color="auto"/>
        <w:bottom w:val="none" w:sz="0" w:space="0" w:color="auto"/>
        <w:right w:val="none" w:sz="0" w:space="0" w:color="auto"/>
      </w:divBdr>
    </w:div>
    <w:div w:id="176522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jpeg"/><Relationship Id="rId22" Type="http://schemas.openxmlformats.org/officeDocument/2006/relationships/image" Target="media/image1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1AFCA9-D572-4802-8D3F-E2A29EAEC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3708</Words>
  <Characters>23365</Characters>
  <Application>Microsoft Office Word</Application>
  <DocSecurity>0</DocSecurity>
  <Lines>194</Lines>
  <Paragraphs>54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Lester Frei</dc:creator>
  <cp:keywords/>
  <dc:description/>
  <cp:lastModifiedBy>Pfister  Barbara</cp:lastModifiedBy>
  <cp:revision>6</cp:revision>
  <dcterms:created xsi:type="dcterms:W3CDTF">2018-03-07T11:13:00Z</dcterms:created>
  <dcterms:modified xsi:type="dcterms:W3CDTF">2018-03-07T12:48:00Z</dcterms:modified>
</cp:coreProperties>
</file>